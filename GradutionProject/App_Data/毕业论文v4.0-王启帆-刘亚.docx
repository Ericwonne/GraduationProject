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5D1" w:rsidRDefault="00124AEC">
      <w:pPr>
        <w:spacing w:line="300" w:lineRule="auto"/>
      </w:pPr>
      <w:bookmarkStart w:id="0" w:name="_Toc373325898"/>
      <w:bookmarkStart w:id="1" w:name="_Toc373357783"/>
      <w:bookmarkStart w:id="2" w:name="_Toc374046423"/>
      <w:bookmarkStart w:id="3" w:name="_Toc375220150"/>
      <w:bookmarkStart w:id="4" w:name="_Toc373357644"/>
      <w:bookmarkStart w:id="5" w:name="_Toc374048219"/>
      <w:bookmarkStart w:id="6" w:name="_Toc373326052"/>
      <w:bookmarkStart w:id="7" w:name="_Toc373357949"/>
      <w:bookmarkStart w:id="8" w:name="_Toc373325711"/>
      <w:bookmarkStart w:id="9" w:name="_Toc373325092"/>
      <w:r>
        <w:rPr>
          <w:noProof/>
        </w:rP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rsidR="008415D1" w:rsidRDefault="008415D1">
      <w:pPr>
        <w:spacing w:line="300" w:lineRule="auto"/>
        <w:jc w:val="center"/>
      </w:pPr>
    </w:p>
    <w:p w:rsidR="008415D1" w:rsidRDefault="008415D1">
      <w:pPr>
        <w:spacing w:line="300" w:lineRule="auto"/>
        <w:jc w:val="center"/>
      </w:pPr>
    </w:p>
    <w:p w:rsidR="008415D1" w:rsidRDefault="00124AEC">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8415D1" w:rsidRDefault="00124AEC">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8415D1" w:rsidRDefault="00124AEC">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eastAsia="华文中宋" w:hint="eastAsia"/>
          <w:b/>
          <w:sz w:val="36"/>
          <w:szCs w:val="36"/>
        </w:rPr>
        <w:t>Center</w:t>
      </w:r>
    </w:p>
    <w:bookmarkEnd w:id="12"/>
    <w:p w:rsidR="008415D1" w:rsidRDefault="008415D1">
      <w:pPr>
        <w:spacing w:line="300" w:lineRule="auto"/>
        <w:jc w:val="center"/>
      </w:pPr>
    </w:p>
    <w:p w:rsidR="008415D1" w:rsidRDefault="008415D1">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lastRenderedPageBreak/>
              <w:t>学　　院</w:t>
            </w:r>
          </w:p>
        </w:tc>
        <w:tc>
          <w:tcPr>
            <w:tcW w:w="4536" w:type="dxa"/>
            <w:tcBorders>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光电信息与计算机工程学院</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计算机科学与技术</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王启帆</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1412480521</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刘亚</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124AEC">
      <w:pPr>
        <w:tabs>
          <w:tab w:val="left" w:pos="3460"/>
        </w:tabs>
      </w:pPr>
      <w:r>
        <w:tab/>
      </w:r>
    </w:p>
    <w:p w:rsidR="008415D1" w:rsidRDefault="00124AEC">
      <w:pPr>
        <w:tabs>
          <w:tab w:val="left" w:pos="3460"/>
        </w:tabs>
        <w:sectPr w:rsidR="008415D1">
          <w:headerReference w:type="default" r:id="rId10"/>
          <w:footerReference w:type="even" r:id="rId11"/>
          <w:footerReference w:type="default" r:id="rId12"/>
          <w:type w:val="oddPage"/>
          <w:pgSz w:w="11906" w:h="16838"/>
          <w:pgMar w:top="1418" w:right="1418" w:bottom="1418" w:left="1701" w:header="851" w:footer="992" w:gutter="0"/>
          <w:cols w:space="425"/>
          <w:titlePg/>
          <w:docGrid w:linePitch="312"/>
        </w:sectPr>
      </w:pPr>
      <w:r>
        <w:tab/>
      </w:r>
    </w:p>
    <w:p w:rsidR="008415D1" w:rsidRDefault="00124AEC">
      <w:pPr>
        <w:pStyle w:val="Heading1"/>
        <w:spacing w:before="960" w:after="480"/>
      </w:pPr>
      <w:bookmarkStart w:id="13" w:name="_Toc480809096"/>
      <w:bookmarkStart w:id="14" w:name="_Toc482214554"/>
      <w:bookmarkStart w:id="15" w:name="_Toc482907933"/>
      <w:bookmarkStart w:id="16" w:name="_Toc482213668"/>
      <w:bookmarkStart w:id="17" w:name="_Toc482910545"/>
      <w:bookmarkStart w:id="18" w:name="_Toc483337437"/>
      <w:bookmarkStart w:id="19" w:name="_Toc480808970"/>
      <w:bookmarkStart w:id="20" w:name="_Toc482214693"/>
      <w:bookmarkStart w:id="21" w:name="_Toc482214165"/>
      <w:bookmarkStart w:id="22" w:name="_Toc483344109"/>
      <w:bookmarkStart w:id="23" w:name="_Toc482535699"/>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p>
    <w:p w:rsidR="008415D1" w:rsidRDefault="00124AEC">
      <w:pPr>
        <w:spacing w:line="300" w:lineRule="auto"/>
        <w:ind w:firstLineChars="200" w:firstLine="480"/>
        <w:rPr>
          <w:szCs w:val="24"/>
        </w:rPr>
      </w:pPr>
      <w:r>
        <w:rPr>
          <w:szCs w:val="24"/>
        </w:rPr>
        <w:t>本人郑重承诺：所呈交的毕业论文</w:t>
      </w:r>
      <w:r>
        <w:rPr>
          <w:rFonts w:hint="eastAsia"/>
          <w:szCs w:val="24"/>
        </w:rPr>
        <w:t>“信息安全课程在线系统</w:t>
      </w:r>
      <w:r>
        <w:rPr>
          <w:szCs w:val="24"/>
        </w:rPr>
        <w:t>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124AEC">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8415D1" w:rsidRDefault="008415D1">
      <w:pPr>
        <w:spacing w:line="300" w:lineRule="auto"/>
        <w:ind w:firstLineChars="200" w:firstLine="480"/>
        <w:jc w:val="right"/>
        <w:rPr>
          <w:szCs w:val="24"/>
        </w:rPr>
      </w:pPr>
    </w:p>
    <w:p w:rsidR="008415D1" w:rsidRDefault="00124AEC">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8415D1" w:rsidRDefault="008415D1">
      <w:pPr>
        <w:spacing w:line="300" w:lineRule="auto"/>
        <w:ind w:firstLineChars="200" w:firstLine="480"/>
        <w:rPr>
          <w:szCs w:val="24"/>
        </w:rPr>
      </w:pPr>
    </w:p>
    <w:p w:rsidR="008415D1" w:rsidRDefault="008415D1">
      <w:pPr>
        <w:spacing w:line="300" w:lineRule="auto"/>
        <w:ind w:firstLineChars="200" w:firstLine="480"/>
      </w:pPr>
    </w:p>
    <w:p w:rsidR="008415D1" w:rsidRDefault="008415D1">
      <w:pPr>
        <w:spacing w:line="300" w:lineRule="auto"/>
        <w:ind w:firstLineChars="200" w:firstLine="480"/>
        <w:sectPr w:rsidR="008415D1">
          <w:headerReference w:type="default" r:id="rId13"/>
          <w:footerReference w:type="even" r:id="rId14"/>
          <w:footerReference w:type="default" r:id="rId15"/>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24" w:name="_Toc373325093"/>
      <w:bookmarkStart w:id="25" w:name="_Toc373325712"/>
      <w:bookmarkStart w:id="26" w:name="_Toc373325899"/>
      <w:bookmarkStart w:id="27" w:name="_Toc373326053"/>
      <w:bookmarkStart w:id="28" w:name="_Toc482214166"/>
      <w:bookmarkStart w:id="29" w:name="_Toc482214694"/>
      <w:bookmarkStart w:id="30" w:name="_Toc482535700"/>
      <w:bookmarkStart w:id="31" w:name="_Toc482214555"/>
      <w:bookmarkStart w:id="32" w:name="_Toc373357645"/>
      <w:bookmarkStart w:id="33" w:name="_Toc373357950"/>
      <w:bookmarkStart w:id="34" w:name="_Toc374046424"/>
      <w:bookmarkStart w:id="35" w:name="_Toc482213669"/>
      <w:bookmarkStart w:id="36" w:name="_Toc375220151"/>
      <w:bookmarkStart w:id="37" w:name="_Toc480809097"/>
      <w:bookmarkStart w:id="38" w:name="_Toc373357784"/>
      <w:bookmarkStart w:id="39" w:name="_Toc374048220"/>
      <w:bookmarkStart w:id="40" w:name="_Toc480808971"/>
      <w:bookmarkStart w:id="41" w:name="_Toc482907934"/>
      <w:bookmarkStart w:id="42" w:name="_Toc482910546"/>
      <w:bookmarkStart w:id="43" w:name="_Toc483337438"/>
      <w:bookmarkStart w:id="44" w:name="_Toc483344110"/>
      <w:r>
        <w:rPr>
          <w:rFonts w:hint="eastAsia"/>
        </w:rPr>
        <w:lastRenderedPageBreak/>
        <w:t>摘</w:t>
      </w:r>
      <w:r>
        <w:rPr>
          <w:rFonts w:hint="eastAsia"/>
        </w:rPr>
        <w:t xml:space="preserve">  </w:t>
      </w:r>
      <w:r>
        <w:rPr>
          <w:rFonts w:hint="eastAsia"/>
        </w:rPr>
        <w:t>要</w:t>
      </w:r>
      <w:bookmarkStart w:id="45" w:name="OLE_LINK5"/>
      <w:bookmarkStart w:id="46" w:name="OLE_LINK4"/>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415D1" w:rsidRDefault="00124AEC">
      <w:pPr>
        <w:spacing w:line="300" w:lineRule="auto"/>
        <w:ind w:firstLineChars="200" w:firstLine="480"/>
      </w:pPr>
      <w:r>
        <w:rPr>
          <w:rFonts w:hint="eastAsia"/>
        </w:rPr>
        <w:t>针对现在多数大学采取选课制度，授课教师和学生缺乏紧密联系，本次毕业设计完成一个与其有一定差别的学生选课信息</w:t>
      </w:r>
      <w:r>
        <w:t>系统</w:t>
      </w:r>
      <w:r>
        <w:rPr>
          <w:rFonts w:hint="eastAsia"/>
        </w:rPr>
        <w:t>。该系统</w:t>
      </w:r>
      <w:r>
        <w:t>提供老师和学生</w:t>
      </w:r>
      <w:r>
        <w:rPr>
          <w:rFonts w:hint="eastAsia"/>
        </w:rPr>
        <w:t>交流</w:t>
      </w:r>
      <w:r>
        <w:t>的平台</w:t>
      </w:r>
      <w:r>
        <w:rPr>
          <w:rFonts w:hint="eastAsia"/>
        </w:rPr>
        <w:t>，让学生和教师随时随地的进行沟通交流，排除地理位置的限制和固定答疑时间的干扰，让沟通变得更加简单方便。</w:t>
      </w:r>
      <w:r>
        <w:t>对于教师来说</w:t>
      </w:r>
      <w:r>
        <w:rPr>
          <w:rFonts w:hint="eastAsia"/>
        </w:rPr>
        <w:t>，这是一个明确教学进度，方便教学管理的平台。</w:t>
      </w:r>
      <w:r>
        <w:t>教师可以编辑课程信息</w:t>
      </w:r>
      <w:r>
        <w:rPr>
          <w:rFonts w:hint="eastAsia"/>
        </w:rPr>
        <w:t>，</w:t>
      </w:r>
      <w:r>
        <w:t>布置作业</w:t>
      </w:r>
      <w:r>
        <w:rPr>
          <w:rFonts w:hint="eastAsia"/>
        </w:rPr>
        <w:t>，</w:t>
      </w:r>
      <w:r>
        <w:t>上传课件</w:t>
      </w:r>
      <w:r>
        <w:rPr>
          <w:rFonts w:hint="eastAsia"/>
        </w:rPr>
        <w:t>，管理报名参加这门课的学生信息，查看并下载学生上传的作业，回复学生留言并在线答疑。对于学生来说，这是一个跟进课程信息，解决学习困难的平台。</w:t>
      </w:r>
      <w:r>
        <w:t>学生可以在此浏览</w:t>
      </w:r>
      <w:r>
        <w:rPr>
          <w:rFonts w:hint="eastAsia"/>
        </w:rPr>
        <w:t>并下载课程资料，</w:t>
      </w:r>
      <w:r>
        <w:t>上传作业</w:t>
      </w:r>
      <w:r>
        <w:rPr>
          <w:rFonts w:hint="eastAsia"/>
        </w:rPr>
        <w:t>，留言，在线提问等。对于课程管理人员来说，这是一个方便管理学生、教师和课程信息的平台。课程管理人员可以在此查看、新增或修改学生和老师的信息，管理留言及评论。</w:t>
      </w:r>
    </w:p>
    <w:p w:rsidR="008415D1" w:rsidRDefault="00124AEC">
      <w:pPr>
        <w:spacing w:line="300" w:lineRule="auto"/>
        <w:ind w:firstLineChars="200" w:firstLine="480"/>
        <w:rPr>
          <w:ins w:id="47" w:author="USST" w:date="2017-05-16T09:58:00Z"/>
        </w:rPr>
      </w:pPr>
      <w:r>
        <w:rPr>
          <w:rFonts w:hint="eastAsia"/>
        </w:rPr>
        <w:t>本系统设计结合</w:t>
      </w:r>
      <w:r>
        <w:t>ASP.NET</w:t>
      </w:r>
      <w:r>
        <w:rPr>
          <w:rFonts w:hint="eastAsia"/>
        </w:rPr>
        <w:t>开发框架，实现基本</w:t>
      </w:r>
      <w:r>
        <w:rPr>
          <w:rFonts w:hint="eastAsia"/>
        </w:rPr>
        <w:t>UI</w:t>
      </w:r>
      <w:r>
        <w:rPr>
          <w:rFonts w:hint="eastAsia"/>
        </w:rPr>
        <w:t>界面的搭建，利用框架自带的控件和功能完成部分基本功能。使用</w:t>
      </w:r>
      <w:r>
        <w:rPr>
          <w:rFonts w:hint="eastAsia"/>
        </w:rPr>
        <w:t>MVC</w:t>
      </w:r>
      <w:r>
        <w:rPr>
          <w:rFonts w:hint="eastAsia"/>
        </w:rPr>
        <w:t>架构，数据层，控制层，视图层分层明确，加强系统的代码可读性和后期维护性。结合关系型数据库</w:t>
      </w:r>
      <w:r>
        <w:rPr>
          <w:rFonts w:hint="eastAsia"/>
        </w:rPr>
        <w:t xml:space="preserve">MySQL </w:t>
      </w:r>
      <w:r>
        <w:t>InnoDB</w:t>
      </w:r>
      <w:r>
        <w:rPr>
          <w:rFonts w:hint="eastAsia"/>
        </w:rPr>
        <w:t>引擎存储数据，提供高性能的数据访问。另外还使用</w:t>
      </w:r>
      <w:r>
        <w:rPr>
          <w:rFonts w:hint="eastAsia"/>
        </w:rPr>
        <w:t>Json</w:t>
      </w:r>
      <w:r>
        <w:rPr>
          <w:rFonts w:hint="eastAsia"/>
        </w:rPr>
        <w:t>传值实现页面间的数据交互，格式简单，易于读写。使用</w:t>
      </w:r>
      <w:r>
        <w:t>Ajax</w:t>
      </w:r>
      <w:r>
        <w:rPr>
          <w:rFonts w:hint="eastAsia"/>
        </w:rPr>
        <w:t>实现在线聊天室功能，</w:t>
      </w:r>
      <w:r>
        <w:t>支持客户端和服务器端的双向通信</w:t>
      </w:r>
      <w:r>
        <w:rPr>
          <w:rFonts w:hint="eastAsia"/>
        </w:rPr>
        <w:t>。</w:t>
      </w:r>
      <w:bookmarkEnd w:id="45"/>
      <w:bookmarkEnd w:id="46"/>
    </w:p>
    <w:p w:rsidR="008415D1" w:rsidRDefault="008415D1">
      <w:pPr>
        <w:spacing w:line="300" w:lineRule="auto"/>
        <w:ind w:firstLineChars="200" w:firstLine="480"/>
      </w:pPr>
    </w:p>
    <w:p w:rsidR="008415D1" w:rsidRDefault="00124AEC">
      <w:pPr>
        <w:spacing w:line="300" w:lineRule="auto"/>
      </w:pPr>
      <w:r>
        <w:rPr>
          <w:rFonts w:hint="eastAsia"/>
          <w:b/>
        </w:rPr>
        <w:t>关键词</w:t>
      </w:r>
      <w:r>
        <w:rPr>
          <w:rFonts w:hint="eastAsia"/>
        </w:rPr>
        <w:t>：选课、课程管理系统、</w:t>
      </w:r>
      <w:r>
        <w:rPr>
          <w:rFonts w:hint="eastAsia"/>
        </w:rPr>
        <w:t>ASP.NET</w:t>
      </w:r>
      <w:r>
        <w:rPr>
          <w:rFonts w:hint="eastAsia"/>
        </w:rPr>
        <w:t>、</w:t>
      </w:r>
      <w:r>
        <w:rPr>
          <w:rFonts w:hint="eastAsia"/>
        </w:rPr>
        <w:t>MVC</w:t>
      </w:r>
      <w:r>
        <w:rPr>
          <w:rFonts w:hint="eastAsia"/>
        </w:rPr>
        <w:t>、</w:t>
      </w:r>
      <w:r>
        <w:rPr>
          <w:rFonts w:hint="eastAsia"/>
        </w:rPr>
        <w:t>Ajax</w:t>
      </w:r>
    </w:p>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48" w:name="_Toc483344111"/>
      <w:bookmarkStart w:id="49" w:name="_Toc373326054"/>
      <w:bookmarkStart w:id="50" w:name="_Toc373357785"/>
      <w:bookmarkStart w:id="51" w:name="_Toc373357951"/>
      <w:bookmarkStart w:id="52" w:name="_Toc373357646"/>
      <w:bookmarkStart w:id="53" w:name="_Toc374046425"/>
      <w:bookmarkStart w:id="54" w:name="_Toc374048221"/>
      <w:bookmarkStart w:id="55" w:name="_Toc375220152"/>
      <w:bookmarkStart w:id="56" w:name="_Toc480808972"/>
      <w:bookmarkStart w:id="57" w:name="_Toc373325094"/>
      <w:bookmarkStart w:id="58" w:name="_Toc373325713"/>
      <w:bookmarkStart w:id="59" w:name="_Toc373325900"/>
      <w:bookmarkStart w:id="60" w:name="_Toc482214167"/>
      <w:bookmarkStart w:id="61" w:name="_Toc482214556"/>
      <w:bookmarkStart w:id="62" w:name="_Toc482214695"/>
      <w:bookmarkStart w:id="63" w:name="_Toc482535701"/>
      <w:bookmarkStart w:id="64" w:name="_Toc482213670"/>
      <w:bookmarkStart w:id="65" w:name="_Toc480809098"/>
      <w:bookmarkStart w:id="66" w:name="_Toc482907935"/>
      <w:bookmarkStart w:id="67" w:name="_Toc483337439"/>
      <w:bookmarkStart w:id="68" w:name="_Toc482910547"/>
      <w:r>
        <w:lastRenderedPageBreak/>
        <w:t>ABSTRACT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8415D1" w:rsidRDefault="00124AEC">
      <w:pPr>
        <w:spacing w:line="300" w:lineRule="auto"/>
        <w:ind w:firstLineChars="200" w:firstLine="480"/>
      </w:pPr>
      <w:r>
        <w:t>In view of the elective system which most university uses nowadays and the lack of close contact between teachers and students,</w:t>
      </w:r>
      <w:r>
        <w:rPr>
          <w:rFonts w:hint="eastAsia"/>
        </w:rPr>
        <w:t xml:space="preserve"> </w:t>
      </w:r>
      <w:r>
        <w:t>this final project is mainly designed to complete an information security course online system. This system will provide a great platform for them to discuss about courses and solve students’ questions.</w:t>
      </w:r>
      <w:r>
        <w:rPr>
          <w:rFonts w:hint="eastAsia"/>
        </w:rPr>
        <w:t xml:space="preserve"> </w:t>
      </w:r>
      <w:r>
        <w:t xml:space="preserve">It makes communication easier without the limitation of location and time between teachers and students. For teachers, it’s a platform where they can write their teaching agenda and manage students in the system. They can edit course information, assign assignments, upload courseware, and manage all the students who have assigned their courses. For students, it’s a platform where they can follow-up course updates and solve confusions. They can browse and download course materials, upload homework, leave messages or comments and contact teacher online. For course managers, it’s a platform where they can manage students, teachers and courses. They can browse, add, or modified teachers’ or students’ information, manage comments and messages. </w:t>
      </w:r>
    </w:p>
    <w:p w:rsidR="008415D1" w:rsidRDefault="00124AEC">
      <w:pPr>
        <w:spacing w:line="300" w:lineRule="auto"/>
        <w:ind w:firstLineChars="200" w:firstLine="480"/>
      </w:pPr>
      <w:r>
        <w:t xml:space="preserve">The system combined with DWZ domestic open source framework to build the basic UI interface. And it uses the original functions of framework to complete some of the basic functions. By using MVC, model, controller and view level is clearer, which strongly enhances readability and post-maintenance for the code. Combined with relational database SQL Server to store data, the system provides a high-performance data access. In addition, the usage of Json to achieve data exchange between pages makes the data format is more simple and easier to read and write. Using websocket to achieve chat room applications can support the communication between client and server. </w:t>
      </w:r>
    </w:p>
    <w:p w:rsidR="008415D1" w:rsidRDefault="008415D1">
      <w:pPr>
        <w:spacing w:line="300" w:lineRule="auto"/>
        <w:ind w:firstLineChars="200" w:firstLine="480"/>
      </w:pPr>
    </w:p>
    <w:p w:rsidR="008415D1" w:rsidRDefault="00124AEC">
      <w:pPr>
        <w:spacing w:line="300" w:lineRule="auto"/>
      </w:pPr>
      <w:r>
        <w:rPr>
          <w:b/>
        </w:rPr>
        <w:t>KEY</w:t>
      </w:r>
      <w:r>
        <w:rPr>
          <w:rFonts w:hint="eastAsia"/>
          <w:b/>
        </w:rPr>
        <w:t xml:space="preserve"> </w:t>
      </w:r>
      <w:r>
        <w:rPr>
          <w:b/>
        </w:rPr>
        <w:t>WORDS</w:t>
      </w:r>
      <w:r>
        <w:t xml:space="preserve">: </w:t>
      </w:r>
      <w:r>
        <w:rPr>
          <w:rFonts w:hint="eastAsia"/>
        </w:rPr>
        <w:t>online course system  Java Web  MVC</w:t>
      </w:r>
    </w:p>
    <w:p w:rsidR="008415D1" w:rsidRDefault="008415D1">
      <w:pPr>
        <w:spacing w:line="300" w:lineRule="auto"/>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69" w:name="_Toc482910548"/>
      <w:bookmarkStart w:id="70" w:name="_Toc373357647"/>
      <w:bookmarkStart w:id="71" w:name="_Toc373357786"/>
      <w:bookmarkStart w:id="72" w:name="_Toc482214557"/>
      <w:bookmarkStart w:id="73" w:name="_Toc373325901"/>
      <w:bookmarkStart w:id="74" w:name="_Toc373325095"/>
      <w:bookmarkStart w:id="75" w:name="_Toc373357952"/>
      <w:bookmarkStart w:id="76" w:name="_Toc374046426"/>
      <w:bookmarkStart w:id="77" w:name="_Toc374048222"/>
      <w:bookmarkStart w:id="78" w:name="_Toc480808826"/>
      <w:bookmarkStart w:id="79" w:name="_Toc375220153"/>
      <w:bookmarkStart w:id="80" w:name="_Toc480808973"/>
      <w:bookmarkStart w:id="81" w:name="_Toc482214168"/>
      <w:bookmarkStart w:id="82" w:name="_Toc482213671"/>
      <w:bookmarkStart w:id="83" w:name="_Toc373325714"/>
      <w:bookmarkStart w:id="84" w:name="_Toc373326055"/>
      <w:bookmarkStart w:id="85" w:name="_Toc482214696"/>
      <w:bookmarkStart w:id="86" w:name="_Toc480809099"/>
      <w:bookmarkStart w:id="87" w:name="_Toc482535702"/>
      <w:bookmarkStart w:id="88" w:name="_Toc482907936"/>
      <w:bookmarkStart w:id="89" w:name="_Toc483344112"/>
      <w:bookmarkStart w:id="90" w:name="_Toc483337440"/>
      <w:r>
        <w:rPr>
          <w:rFonts w:hint="eastAsia"/>
        </w:rPr>
        <w:lastRenderedPageBreak/>
        <w:t>目</w:t>
      </w:r>
      <w:r>
        <w:rPr>
          <w:rFonts w:hint="eastAsia"/>
        </w:rPr>
        <w:t xml:space="preserve">  </w:t>
      </w:r>
      <w:r>
        <w:rPr>
          <w:rFonts w:hint="eastAsia"/>
        </w:rPr>
        <w:t>录</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8415D1" w:rsidRDefault="00124AEC">
      <w:pPr>
        <w:spacing w:beforeLines="50" w:before="120" w:line="300" w:lineRule="auto"/>
        <w:ind w:leftChars="200" w:left="480"/>
        <w:rPr>
          <w:b/>
        </w:rPr>
      </w:pPr>
      <w:r>
        <w:rPr>
          <w:rFonts w:hint="eastAsia"/>
          <w:b/>
        </w:rPr>
        <w:t>摘要</w:t>
      </w:r>
    </w:p>
    <w:p w:rsidR="008415D1" w:rsidRDefault="00124AEC">
      <w:pPr>
        <w:spacing w:beforeLines="50" w:before="120" w:line="300" w:lineRule="auto"/>
        <w:ind w:leftChars="200" w:left="480"/>
      </w:pPr>
      <w:r>
        <w:rPr>
          <w:rFonts w:hint="eastAsia"/>
          <w:b/>
        </w:rPr>
        <w:t>ABSTRACT</w:t>
      </w: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p>
    <w:p w:rsidR="008415D1" w:rsidRDefault="004D04C2">
      <w:pPr>
        <w:pStyle w:val="TOC1"/>
        <w:spacing w:before="120"/>
        <w:rPr>
          <w:rFonts w:asciiTheme="minorHAnsi" w:eastAsiaTheme="minorEastAsia" w:hAnsiTheme="minorHAnsi" w:cstheme="minorBidi"/>
          <w:b w:val="0"/>
          <w:sz w:val="21"/>
        </w:rPr>
      </w:pPr>
      <w:hyperlink w:anchor="_Toc483344113" w:history="1">
        <w:r w:rsidR="00124AEC">
          <w:rPr>
            <w:rStyle w:val="Hyperlink"/>
            <w:rFonts w:hint="eastAsia"/>
          </w:rPr>
          <w:t>第</w:t>
        </w:r>
        <w:r w:rsidR="00124AEC">
          <w:rPr>
            <w:rStyle w:val="Hyperlink"/>
          </w:rPr>
          <w:t>1</w:t>
        </w:r>
        <w:r w:rsidR="00124AEC">
          <w:rPr>
            <w:rStyle w:val="Hyperlink"/>
            <w:rFonts w:hint="eastAsia"/>
          </w:rPr>
          <w:t>章</w:t>
        </w:r>
        <w:r w:rsidR="00124AEC">
          <w:rPr>
            <w:rStyle w:val="Hyperlink"/>
          </w:rPr>
          <w:t xml:space="preserve">  </w:t>
        </w:r>
        <w:r w:rsidR="00124AEC">
          <w:rPr>
            <w:rStyle w:val="Hyperlink"/>
            <w:rFonts w:hint="eastAsia"/>
          </w:rPr>
          <w:t>绪论</w:t>
        </w:r>
        <w:r w:rsidR="00124AEC">
          <w:tab/>
        </w:r>
        <w:r w:rsidR="00124AEC">
          <w:fldChar w:fldCharType="begin"/>
        </w:r>
        <w:r w:rsidR="00124AEC">
          <w:instrText xml:space="preserve"> PAGEREF _Toc483344113 \h </w:instrText>
        </w:r>
        <w:r w:rsidR="00124AEC">
          <w:fldChar w:fldCharType="separate"/>
        </w:r>
        <w:r w:rsidR="00124AEC">
          <w:t>1</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14" w:history="1">
        <w:r w:rsidR="00124AEC">
          <w:rPr>
            <w:rStyle w:val="Hyperlink"/>
          </w:rPr>
          <w:t xml:space="preserve">1.1 </w:t>
        </w:r>
        <w:r w:rsidR="00124AEC">
          <w:rPr>
            <w:rStyle w:val="Hyperlink"/>
            <w:rFonts w:hint="eastAsia"/>
          </w:rPr>
          <w:t>背景</w:t>
        </w:r>
        <w:r w:rsidR="00124AEC">
          <w:tab/>
        </w:r>
        <w:r w:rsidR="00124AEC">
          <w:fldChar w:fldCharType="begin"/>
        </w:r>
        <w:r w:rsidR="00124AEC">
          <w:instrText xml:space="preserve"> PAGEREF _Toc483344114 \h </w:instrText>
        </w:r>
        <w:r w:rsidR="00124AEC">
          <w:fldChar w:fldCharType="separate"/>
        </w:r>
        <w:r w:rsidR="00124AEC">
          <w:t>1</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15" w:history="1">
        <w:r w:rsidR="00124AEC">
          <w:rPr>
            <w:rStyle w:val="Hyperlink"/>
          </w:rPr>
          <w:t xml:space="preserve">1.2 </w:t>
        </w:r>
        <w:r w:rsidR="00124AEC">
          <w:rPr>
            <w:rStyle w:val="Hyperlink"/>
            <w:rFonts w:hint="eastAsia"/>
          </w:rPr>
          <w:t>学生选课管理</w:t>
        </w:r>
        <w:r w:rsidR="00781D8B">
          <w:rPr>
            <w:rStyle w:val="Hyperlink"/>
            <w:rFonts w:hint="eastAsia"/>
          </w:rPr>
          <w:t>信息</w:t>
        </w:r>
        <w:r w:rsidR="00124AEC">
          <w:rPr>
            <w:rStyle w:val="Hyperlink"/>
            <w:rFonts w:hint="eastAsia"/>
          </w:rPr>
          <w:t>系统的优点</w:t>
        </w:r>
        <w:r w:rsidR="00124AEC">
          <w:tab/>
        </w:r>
        <w:r w:rsidR="00124AEC">
          <w:fldChar w:fldCharType="begin"/>
        </w:r>
        <w:r w:rsidR="00124AEC">
          <w:instrText xml:space="preserve"> PAGEREF _Toc483344115 \h </w:instrText>
        </w:r>
        <w:r w:rsidR="00124AEC">
          <w:fldChar w:fldCharType="separate"/>
        </w:r>
        <w:r w:rsidR="00124AEC">
          <w:t>1</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16" w:history="1">
        <w:r w:rsidR="00124AEC">
          <w:rPr>
            <w:rStyle w:val="Hyperlink"/>
          </w:rPr>
          <w:t xml:space="preserve">1.3 </w:t>
        </w:r>
        <w:r w:rsidR="00124AEC">
          <w:rPr>
            <w:rStyle w:val="Hyperlink"/>
            <w:rFonts w:hint="eastAsia"/>
          </w:rPr>
          <w:t>系统实现的目的与意义</w:t>
        </w:r>
        <w:r w:rsidR="00124AEC">
          <w:tab/>
        </w:r>
        <w:r w:rsidR="00124AEC">
          <w:fldChar w:fldCharType="begin"/>
        </w:r>
        <w:r w:rsidR="00124AEC">
          <w:instrText xml:space="preserve"> PAGEREF _Toc483344116 \h </w:instrText>
        </w:r>
        <w:r w:rsidR="00124AEC">
          <w:fldChar w:fldCharType="separate"/>
        </w:r>
        <w:r w:rsidR="00124AEC">
          <w:t>1</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17" w:history="1">
        <w:r w:rsidR="00124AEC">
          <w:rPr>
            <w:rStyle w:val="Hyperlink"/>
          </w:rPr>
          <w:t xml:space="preserve">1.4 </w:t>
        </w:r>
        <w:r w:rsidR="00124AEC">
          <w:rPr>
            <w:rStyle w:val="Hyperlink"/>
            <w:rFonts w:hint="eastAsia"/>
          </w:rPr>
          <w:t>本论文的主要内容与结构</w:t>
        </w:r>
        <w:r w:rsidR="00124AEC">
          <w:tab/>
        </w:r>
        <w:r w:rsidR="00124AEC">
          <w:fldChar w:fldCharType="begin"/>
        </w:r>
        <w:r w:rsidR="00124AEC">
          <w:instrText xml:space="preserve"> PAGEREF _Toc483344117 \h </w:instrText>
        </w:r>
        <w:r w:rsidR="00124AEC">
          <w:fldChar w:fldCharType="separate"/>
        </w:r>
        <w:r w:rsidR="00124AEC">
          <w:t>2</w:t>
        </w:r>
        <w:r w:rsidR="00124AEC">
          <w:fldChar w:fldCharType="end"/>
        </w:r>
      </w:hyperlink>
    </w:p>
    <w:p w:rsidR="008415D1" w:rsidRDefault="004D04C2">
      <w:pPr>
        <w:pStyle w:val="TOC1"/>
        <w:spacing w:before="120"/>
        <w:rPr>
          <w:rFonts w:asciiTheme="minorHAnsi" w:eastAsiaTheme="minorEastAsia" w:hAnsiTheme="minorHAnsi" w:cstheme="minorBidi"/>
          <w:b w:val="0"/>
          <w:sz w:val="21"/>
        </w:rPr>
      </w:pPr>
      <w:hyperlink w:anchor="_Toc483344118" w:history="1">
        <w:r w:rsidR="00124AEC">
          <w:rPr>
            <w:rStyle w:val="Hyperlink"/>
            <w:rFonts w:hint="eastAsia"/>
          </w:rPr>
          <w:t>第</w:t>
        </w:r>
        <w:r w:rsidR="00124AEC">
          <w:rPr>
            <w:rStyle w:val="Hyperlink"/>
          </w:rPr>
          <w:t>2</w:t>
        </w:r>
        <w:r w:rsidR="00124AEC">
          <w:rPr>
            <w:rStyle w:val="Hyperlink"/>
            <w:rFonts w:hint="eastAsia"/>
          </w:rPr>
          <w:t>章</w:t>
        </w:r>
        <w:r w:rsidR="00124AEC">
          <w:rPr>
            <w:rStyle w:val="Hyperlink"/>
          </w:rPr>
          <w:t xml:space="preserve">  </w:t>
        </w:r>
        <w:r w:rsidR="00124AEC">
          <w:rPr>
            <w:rStyle w:val="Hyperlink"/>
            <w:rFonts w:hint="eastAsia"/>
          </w:rPr>
          <w:t>开发使用技术简介</w:t>
        </w:r>
        <w:r w:rsidR="00124AEC">
          <w:tab/>
        </w:r>
        <w:r w:rsidR="00124AEC">
          <w:fldChar w:fldCharType="begin"/>
        </w:r>
        <w:r w:rsidR="00124AEC">
          <w:instrText xml:space="preserve"> PAGEREF _Toc483344118 \h </w:instrText>
        </w:r>
        <w:r w:rsidR="00124AEC">
          <w:fldChar w:fldCharType="separate"/>
        </w:r>
        <w:r w:rsidR="00124AEC">
          <w:t>3</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19" w:history="1">
        <w:r w:rsidR="00124AEC">
          <w:rPr>
            <w:rStyle w:val="Hyperlink"/>
          </w:rPr>
          <w:t xml:space="preserve">2.1 </w:t>
        </w:r>
        <w:r w:rsidR="00124AEC">
          <w:rPr>
            <w:rStyle w:val="Hyperlink"/>
            <w:rFonts w:hint="eastAsia"/>
          </w:rPr>
          <w:t>ASP.NET</w:t>
        </w:r>
        <w:r w:rsidR="00124AEC">
          <w:rPr>
            <w:rStyle w:val="Hyperlink"/>
            <w:rFonts w:hint="eastAsia"/>
          </w:rPr>
          <w:t>框架与</w:t>
        </w:r>
        <w:r w:rsidR="00124AEC">
          <w:rPr>
            <w:rStyle w:val="Hyperlink"/>
          </w:rPr>
          <w:t>MVC</w:t>
        </w:r>
        <w:r w:rsidR="00124AEC">
          <w:rPr>
            <w:rStyle w:val="Hyperlink"/>
            <w:rFonts w:hint="eastAsia"/>
          </w:rPr>
          <w:t>模式</w:t>
        </w:r>
        <w:r w:rsidR="00124AEC">
          <w:tab/>
        </w:r>
        <w:r w:rsidR="00124AEC">
          <w:fldChar w:fldCharType="begin"/>
        </w:r>
        <w:r w:rsidR="00124AEC">
          <w:instrText xml:space="preserve"> PAGEREF _Toc483344119 \h </w:instrText>
        </w:r>
        <w:r w:rsidR="00124AEC">
          <w:fldChar w:fldCharType="separate"/>
        </w:r>
        <w:r w:rsidR="00124AEC">
          <w:t>3</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20" w:history="1">
        <w:r w:rsidR="009E493F">
          <w:rPr>
            <w:rStyle w:val="Hyperlink"/>
          </w:rPr>
          <w:t xml:space="preserve">2.2 </w:t>
        </w:r>
        <w:r w:rsidR="009E493F">
          <w:rPr>
            <w:rStyle w:val="Hyperlink"/>
            <w:rFonts w:hint="eastAsia"/>
          </w:rPr>
          <w:t>j</w:t>
        </w:r>
        <w:r w:rsidR="00124AEC">
          <w:rPr>
            <w:rStyle w:val="Hyperlink"/>
          </w:rPr>
          <w:t>Query</w:t>
        </w:r>
        <w:r w:rsidR="00124AEC">
          <w:rPr>
            <w:rStyle w:val="Hyperlink"/>
            <w:rFonts w:hint="eastAsia"/>
          </w:rPr>
          <w:t>与</w:t>
        </w:r>
        <w:r w:rsidR="00124AEC">
          <w:rPr>
            <w:rStyle w:val="Hyperlink"/>
            <w:rFonts w:hint="eastAsia"/>
          </w:rPr>
          <w:t>Bootstrap</w:t>
        </w:r>
        <w:r w:rsidR="00124AEC">
          <w:tab/>
        </w:r>
        <w:r w:rsidR="00124AEC">
          <w:fldChar w:fldCharType="begin"/>
        </w:r>
        <w:r w:rsidR="00124AEC">
          <w:instrText xml:space="preserve"> PAGEREF _Toc483344120 \h </w:instrText>
        </w:r>
        <w:r w:rsidR="00124AEC">
          <w:fldChar w:fldCharType="separate"/>
        </w:r>
        <w:r w:rsidR="00124AEC">
          <w:t>3</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21" w:history="1">
        <w:r w:rsidR="00124AEC">
          <w:rPr>
            <w:rStyle w:val="Hyperlink"/>
          </w:rPr>
          <w:t>2.3 AJAX</w:t>
        </w:r>
        <w:r w:rsidR="00124AEC">
          <w:rPr>
            <w:rStyle w:val="Hyperlink"/>
            <w:rFonts w:hint="eastAsia"/>
          </w:rPr>
          <w:t>与</w:t>
        </w:r>
        <w:r w:rsidR="00124AEC">
          <w:rPr>
            <w:rStyle w:val="Hyperlink"/>
          </w:rPr>
          <w:t>JSON</w:t>
        </w:r>
        <w:r w:rsidR="00124AEC">
          <w:tab/>
        </w:r>
        <w:r w:rsidR="00124AEC">
          <w:fldChar w:fldCharType="begin"/>
        </w:r>
        <w:r w:rsidR="00124AEC">
          <w:instrText xml:space="preserve"> PAGEREF _Toc483344121 \h </w:instrText>
        </w:r>
        <w:r w:rsidR="00124AEC">
          <w:fldChar w:fldCharType="separate"/>
        </w:r>
        <w:r w:rsidR="00124AEC">
          <w:t>4</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22" w:history="1">
        <w:r w:rsidR="00124AEC">
          <w:rPr>
            <w:rStyle w:val="Hyperlink"/>
          </w:rPr>
          <w:t xml:space="preserve">2.4 </w:t>
        </w:r>
        <w:r w:rsidR="00124AEC">
          <w:rPr>
            <w:rStyle w:val="Hyperlink"/>
            <w:rFonts w:hint="eastAsia"/>
          </w:rPr>
          <w:t>开发工具</w:t>
        </w:r>
        <w:r w:rsidR="00124AEC">
          <w:tab/>
        </w:r>
        <w:r w:rsidR="00124AEC">
          <w:fldChar w:fldCharType="begin"/>
        </w:r>
        <w:r w:rsidR="00124AEC">
          <w:instrText xml:space="preserve"> PAGEREF _Toc483344122 \h </w:instrText>
        </w:r>
        <w:r w:rsidR="00124AEC">
          <w:fldChar w:fldCharType="separate"/>
        </w:r>
        <w:r w:rsidR="00124AEC">
          <w:t>4</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23" w:history="1">
        <w:r w:rsidR="00124AEC">
          <w:rPr>
            <w:rStyle w:val="Hyperlink"/>
          </w:rPr>
          <w:t xml:space="preserve">2.4.1 </w:t>
        </w:r>
        <w:r w:rsidR="00124AEC">
          <w:rPr>
            <w:rStyle w:val="Hyperlink"/>
            <w:rFonts w:hint="eastAsia"/>
          </w:rPr>
          <w:t>MySQL</w:t>
        </w:r>
        <w:r w:rsidR="00124AEC">
          <w:rPr>
            <w:rStyle w:val="Hyperlink"/>
          </w:rPr>
          <w:t xml:space="preserve"> </w:t>
        </w:r>
        <w:r w:rsidR="00124AEC">
          <w:rPr>
            <w:rStyle w:val="Hyperlink"/>
            <w:rFonts w:hint="eastAsia"/>
          </w:rPr>
          <w:t>Workbench</w:t>
        </w:r>
        <w:r w:rsidR="00124AEC">
          <w:rPr>
            <w:rStyle w:val="Hyperlink"/>
            <w:rFonts w:hint="eastAsia"/>
          </w:rPr>
          <w:t>工具简介</w:t>
        </w:r>
        <w:r w:rsidR="00124AEC">
          <w:tab/>
        </w:r>
        <w:r w:rsidR="00124AEC">
          <w:fldChar w:fldCharType="begin"/>
        </w:r>
        <w:r w:rsidR="00124AEC">
          <w:instrText xml:space="preserve"> PAGEREF _Toc483344123 \h </w:instrText>
        </w:r>
        <w:r w:rsidR="00124AEC">
          <w:fldChar w:fldCharType="separate"/>
        </w:r>
        <w:r w:rsidR="00124AEC">
          <w:t>4</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24" w:history="1">
        <w:r w:rsidR="00124AEC">
          <w:rPr>
            <w:rStyle w:val="Hyperlink"/>
          </w:rPr>
          <w:t xml:space="preserve">2.4.2 </w:t>
        </w:r>
        <w:r w:rsidR="00124AEC">
          <w:rPr>
            <w:rStyle w:val="Hyperlink"/>
            <w:rFonts w:hint="eastAsia"/>
          </w:rPr>
          <w:t>Visual</w:t>
        </w:r>
        <w:r w:rsidR="00124AEC">
          <w:rPr>
            <w:rStyle w:val="Hyperlink"/>
          </w:rPr>
          <w:t xml:space="preserve"> </w:t>
        </w:r>
        <w:r w:rsidR="00124AEC">
          <w:rPr>
            <w:rStyle w:val="Hyperlink"/>
            <w:rFonts w:hint="eastAsia"/>
          </w:rPr>
          <w:t>Studio</w:t>
        </w:r>
        <w:r w:rsidR="00124AEC">
          <w:rPr>
            <w:rStyle w:val="Hyperlink"/>
          </w:rPr>
          <w:t xml:space="preserve"> </w:t>
        </w:r>
        <w:r w:rsidR="00124AEC">
          <w:rPr>
            <w:rStyle w:val="Hyperlink"/>
            <w:rFonts w:hint="eastAsia"/>
          </w:rPr>
          <w:t>2017</w:t>
        </w:r>
        <w:r w:rsidR="00124AEC">
          <w:rPr>
            <w:rStyle w:val="Hyperlink"/>
          </w:rPr>
          <w:t xml:space="preserve"> </w:t>
        </w:r>
        <w:r w:rsidR="00124AEC">
          <w:rPr>
            <w:rStyle w:val="Hyperlink"/>
            <w:rFonts w:hint="eastAsia"/>
          </w:rPr>
          <w:t>Community</w:t>
        </w:r>
        <w:r w:rsidR="00124AEC">
          <w:rPr>
            <w:rStyle w:val="Hyperlink"/>
            <w:rFonts w:hint="eastAsia"/>
          </w:rPr>
          <w:t>工具简介</w:t>
        </w:r>
        <w:r w:rsidR="00124AEC">
          <w:tab/>
        </w:r>
        <w:r w:rsidR="00124AEC">
          <w:fldChar w:fldCharType="begin"/>
        </w:r>
        <w:r w:rsidR="00124AEC">
          <w:instrText xml:space="preserve"> PAGEREF _Toc483344124 \h </w:instrText>
        </w:r>
        <w:r w:rsidR="00124AEC">
          <w:fldChar w:fldCharType="separate"/>
        </w:r>
        <w:r w:rsidR="00124AEC">
          <w:t>4</w:t>
        </w:r>
        <w:r w:rsidR="00124AEC">
          <w:fldChar w:fldCharType="end"/>
        </w:r>
      </w:hyperlink>
    </w:p>
    <w:p w:rsidR="008415D1" w:rsidRDefault="004D04C2">
      <w:pPr>
        <w:pStyle w:val="TOC1"/>
        <w:spacing w:before="120"/>
        <w:rPr>
          <w:rFonts w:asciiTheme="minorHAnsi" w:eastAsiaTheme="minorEastAsia" w:hAnsiTheme="minorHAnsi" w:cstheme="minorBidi"/>
          <w:b w:val="0"/>
          <w:sz w:val="21"/>
        </w:rPr>
      </w:pPr>
      <w:hyperlink w:anchor="_Toc483344125" w:history="1">
        <w:r w:rsidR="00124AEC">
          <w:rPr>
            <w:rStyle w:val="Hyperlink"/>
            <w:rFonts w:hint="eastAsia"/>
          </w:rPr>
          <w:t>第</w:t>
        </w:r>
        <w:r w:rsidR="00124AEC">
          <w:rPr>
            <w:rStyle w:val="Hyperlink"/>
          </w:rPr>
          <w:t>3</w:t>
        </w:r>
        <w:r w:rsidR="00124AEC">
          <w:rPr>
            <w:rStyle w:val="Hyperlink"/>
            <w:rFonts w:hint="eastAsia"/>
          </w:rPr>
          <w:t>章</w:t>
        </w:r>
        <w:r w:rsidR="00124AEC">
          <w:rPr>
            <w:rStyle w:val="Hyperlink"/>
          </w:rPr>
          <w:t xml:space="preserve">  </w:t>
        </w:r>
        <w:r w:rsidR="00124AEC">
          <w:rPr>
            <w:rStyle w:val="Hyperlink"/>
            <w:rFonts w:hint="eastAsia"/>
          </w:rPr>
          <w:t>需求分析</w:t>
        </w:r>
        <w:r w:rsidR="00124AEC">
          <w:tab/>
        </w:r>
        <w:r w:rsidR="00124AEC">
          <w:fldChar w:fldCharType="begin"/>
        </w:r>
        <w:r w:rsidR="00124AEC">
          <w:instrText xml:space="preserve"> PAGEREF _Toc483344125 \h </w:instrText>
        </w:r>
        <w:r w:rsidR="00124AEC">
          <w:fldChar w:fldCharType="separate"/>
        </w:r>
        <w:r w:rsidR="00124AEC">
          <w:t>5</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26" w:history="1">
        <w:r w:rsidR="00124AEC">
          <w:rPr>
            <w:rStyle w:val="Hyperlink"/>
          </w:rPr>
          <w:t xml:space="preserve">3.1 </w:t>
        </w:r>
        <w:r w:rsidR="00124AEC">
          <w:rPr>
            <w:rStyle w:val="Hyperlink"/>
            <w:rFonts w:hint="eastAsia"/>
          </w:rPr>
          <w:t>系统需求及设计思路</w:t>
        </w:r>
        <w:r w:rsidR="00124AEC">
          <w:tab/>
        </w:r>
        <w:r w:rsidR="00124AEC">
          <w:fldChar w:fldCharType="begin"/>
        </w:r>
        <w:r w:rsidR="00124AEC">
          <w:instrText xml:space="preserve"> PAGEREF _Toc483344126 \h </w:instrText>
        </w:r>
        <w:r w:rsidR="00124AEC">
          <w:fldChar w:fldCharType="separate"/>
        </w:r>
        <w:r w:rsidR="00124AEC">
          <w:t>5</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27" w:history="1">
        <w:r w:rsidR="00124AEC">
          <w:rPr>
            <w:rStyle w:val="Hyperlink"/>
          </w:rPr>
          <w:t>3.1.1</w:t>
        </w:r>
        <w:r w:rsidR="00124AEC">
          <w:rPr>
            <w:rStyle w:val="Hyperlink"/>
            <w:rFonts w:hint="eastAsia"/>
          </w:rPr>
          <w:t>系统需求</w:t>
        </w:r>
        <w:r w:rsidR="00124AEC">
          <w:tab/>
        </w:r>
        <w:r w:rsidR="00124AEC">
          <w:fldChar w:fldCharType="begin"/>
        </w:r>
        <w:r w:rsidR="00124AEC">
          <w:instrText xml:space="preserve"> PAGEREF _Toc483344127 \h </w:instrText>
        </w:r>
        <w:r w:rsidR="00124AEC">
          <w:fldChar w:fldCharType="separate"/>
        </w:r>
        <w:r w:rsidR="00124AEC">
          <w:t>5</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28" w:history="1">
        <w:r w:rsidR="00124AEC">
          <w:rPr>
            <w:rStyle w:val="Hyperlink"/>
          </w:rPr>
          <w:t>3.1.2</w:t>
        </w:r>
        <w:r w:rsidR="00124AEC">
          <w:rPr>
            <w:rStyle w:val="Hyperlink"/>
            <w:rFonts w:hint="eastAsia"/>
          </w:rPr>
          <w:t>系统设计思路</w:t>
        </w:r>
        <w:r w:rsidR="00124AEC">
          <w:tab/>
        </w:r>
        <w:r w:rsidR="00124AEC">
          <w:fldChar w:fldCharType="begin"/>
        </w:r>
        <w:r w:rsidR="00124AEC">
          <w:instrText xml:space="preserve"> PAGEREF _Toc483344128 \h </w:instrText>
        </w:r>
        <w:r w:rsidR="00124AEC">
          <w:fldChar w:fldCharType="separate"/>
        </w:r>
        <w:r w:rsidR="00124AEC">
          <w:t>5</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29" w:history="1">
        <w:r w:rsidR="00124AEC">
          <w:rPr>
            <w:rStyle w:val="Hyperlink"/>
          </w:rPr>
          <w:t>3.2</w:t>
        </w:r>
        <w:r w:rsidR="00124AEC">
          <w:rPr>
            <w:rStyle w:val="Hyperlink"/>
            <w:rFonts w:hint="eastAsia"/>
          </w:rPr>
          <w:t>系统需求分析</w:t>
        </w:r>
        <w:r w:rsidR="00124AEC">
          <w:tab/>
        </w:r>
        <w:r w:rsidR="00124AEC">
          <w:fldChar w:fldCharType="begin"/>
        </w:r>
        <w:r w:rsidR="00124AEC">
          <w:instrText xml:space="preserve"> PAGEREF _Toc483344129 \h </w:instrText>
        </w:r>
        <w:r w:rsidR="00124AEC">
          <w:fldChar w:fldCharType="separate"/>
        </w:r>
        <w:r w:rsidR="00124AEC">
          <w:t>5</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30" w:history="1">
        <w:r w:rsidR="00124AEC">
          <w:rPr>
            <w:rStyle w:val="Hyperlink"/>
          </w:rPr>
          <w:t>3.2.1</w:t>
        </w:r>
        <w:r w:rsidR="00124AEC">
          <w:rPr>
            <w:rStyle w:val="Hyperlink"/>
            <w:rFonts w:hint="eastAsia"/>
          </w:rPr>
          <w:t>功能需求分析</w:t>
        </w:r>
        <w:r w:rsidR="00124AEC">
          <w:tab/>
        </w:r>
        <w:r w:rsidR="00124AEC">
          <w:fldChar w:fldCharType="begin"/>
        </w:r>
        <w:r w:rsidR="00124AEC">
          <w:instrText xml:space="preserve"> PAGEREF _Toc483344130 \h </w:instrText>
        </w:r>
        <w:r w:rsidR="00124AEC">
          <w:fldChar w:fldCharType="separate"/>
        </w:r>
        <w:r w:rsidR="00124AEC">
          <w:t>5</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31" w:history="1">
        <w:r w:rsidR="00124AEC">
          <w:rPr>
            <w:rStyle w:val="Hyperlink"/>
          </w:rPr>
          <w:t>3.2.3</w:t>
        </w:r>
        <w:r w:rsidR="00124AEC">
          <w:rPr>
            <w:rStyle w:val="Hyperlink"/>
            <w:rFonts w:hint="eastAsia"/>
          </w:rPr>
          <w:t>数据库需求分析</w:t>
        </w:r>
        <w:r w:rsidR="00124AEC">
          <w:tab/>
        </w:r>
        <w:r w:rsidR="00124AEC">
          <w:fldChar w:fldCharType="begin"/>
        </w:r>
        <w:r w:rsidR="00124AEC">
          <w:instrText xml:space="preserve"> PAGEREF _Toc483344131 \h </w:instrText>
        </w:r>
        <w:r w:rsidR="00124AEC">
          <w:fldChar w:fldCharType="separate"/>
        </w:r>
        <w:r w:rsidR="00124AEC">
          <w:t>9</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32" w:history="1">
        <w:r w:rsidR="00124AEC">
          <w:rPr>
            <w:rStyle w:val="Hyperlink"/>
          </w:rPr>
          <w:t>3.2.4</w:t>
        </w:r>
        <w:r w:rsidR="00124AEC">
          <w:rPr>
            <w:rStyle w:val="Hyperlink"/>
            <w:rFonts w:hint="eastAsia"/>
          </w:rPr>
          <w:t>性能需求分析</w:t>
        </w:r>
        <w:r w:rsidR="00124AEC">
          <w:tab/>
        </w:r>
        <w:r w:rsidR="00124AEC">
          <w:fldChar w:fldCharType="begin"/>
        </w:r>
        <w:r w:rsidR="00124AEC">
          <w:instrText xml:space="preserve"> PAGEREF _Toc483344132 \h </w:instrText>
        </w:r>
        <w:r w:rsidR="00124AEC">
          <w:fldChar w:fldCharType="separate"/>
        </w:r>
        <w:r w:rsidR="00124AEC">
          <w:t>10</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33" w:history="1">
        <w:r w:rsidR="00124AEC">
          <w:rPr>
            <w:rStyle w:val="Hyperlink"/>
          </w:rPr>
          <w:t xml:space="preserve">3.3 </w:t>
        </w:r>
        <w:r w:rsidR="00124AEC">
          <w:rPr>
            <w:rStyle w:val="Hyperlink"/>
            <w:rFonts w:hint="eastAsia"/>
          </w:rPr>
          <w:t>可行性分析</w:t>
        </w:r>
        <w:r w:rsidR="00124AEC">
          <w:tab/>
        </w:r>
        <w:r w:rsidR="00124AEC">
          <w:fldChar w:fldCharType="begin"/>
        </w:r>
        <w:r w:rsidR="00124AEC">
          <w:instrText xml:space="preserve"> PAGEREF _Toc483344133 \h </w:instrText>
        </w:r>
        <w:r w:rsidR="00124AEC">
          <w:fldChar w:fldCharType="separate"/>
        </w:r>
        <w:r w:rsidR="00124AEC">
          <w:t>10</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34" w:history="1">
        <w:r w:rsidR="00124AEC">
          <w:rPr>
            <w:rStyle w:val="Hyperlink"/>
          </w:rPr>
          <w:t xml:space="preserve">3.3.1 </w:t>
        </w:r>
        <w:r w:rsidR="00124AEC">
          <w:rPr>
            <w:rStyle w:val="Hyperlink"/>
            <w:rFonts w:hint="eastAsia"/>
          </w:rPr>
          <w:t>设计目标</w:t>
        </w:r>
        <w:r w:rsidR="00124AEC">
          <w:tab/>
        </w:r>
        <w:r w:rsidR="00124AEC">
          <w:fldChar w:fldCharType="begin"/>
        </w:r>
        <w:r w:rsidR="00124AEC">
          <w:instrText xml:space="preserve"> PAGEREF _Toc483344134 \h </w:instrText>
        </w:r>
        <w:r w:rsidR="00124AEC">
          <w:fldChar w:fldCharType="separate"/>
        </w:r>
        <w:r w:rsidR="00124AEC">
          <w:t>10</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35" w:history="1">
        <w:r w:rsidR="00124AEC">
          <w:rPr>
            <w:rStyle w:val="Hyperlink"/>
          </w:rPr>
          <w:t>3.3.2</w:t>
        </w:r>
        <w:r w:rsidR="00124AEC">
          <w:rPr>
            <w:rStyle w:val="Hyperlink"/>
            <w:rFonts w:hint="eastAsia"/>
          </w:rPr>
          <w:t>技术可行性</w:t>
        </w:r>
        <w:r w:rsidR="00124AEC">
          <w:tab/>
        </w:r>
        <w:r w:rsidR="00124AEC">
          <w:fldChar w:fldCharType="begin"/>
        </w:r>
        <w:r w:rsidR="00124AEC">
          <w:instrText xml:space="preserve"> PAGEREF _Toc483344135 \h </w:instrText>
        </w:r>
        <w:r w:rsidR="00124AEC">
          <w:fldChar w:fldCharType="separate"/>
        </w:r>
        <w:r w:rsidR="00124AEC">
          <w:t>10</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36" w:history="1">
        <w:r w:rsidR="00124AEC">
          <w:rPr>
            <w:rStyle w:val="Hyperlink"/>
          </w:rPr>
          <w:t>3.3.3</w:t>
        </w:r>
        <w:r w:rsidR="00124AEC">
          <w:rPr>
            <w:rStyle w:val="Hyperlink"/>
            <w:rFonts w:hint="eastAsia"/>
          </w:rPr>
          <w:t>经济可行性</w:t>
        </w:r>
        <w:r w:rsidR="00124AEC">
          <w:tab/>
        </w:r>
        <w:r w:rsidR="00124AEC">
          <w:fldChar w:fldCharType="begin"/>
        </w:r>
        <w:r w:rsidR="00124AEC">
          <w:instrText xml:space="preserve"> PAGEREF _Toc483344136 \h </w:instrText>
        </w:r>
        <w:r w:rsidR="00124AEC">
          <w:fldChar w:fldCharType="separate"/>
        </w:r>
        <w:r w:rsidR="00124AEC">
          <w:t>10</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37" w:history="1">
        <w:r w:rsidR="00124AEC">
          <w:rPr>
            <w:rStyle w:val="Hyperlink"/>
          </w:rPr>
          <w:t>3.3.4</w:t>
        </w:r>
        <w:r w:rsidR="00124AEC">
          <w:rPr>
            <w:rStyle w:val="Hyperlink"/>
            <w:rFonts w:hint="eastAsia"/>
          </w:rPr>
          <w:t>操作可行性</w:t>
        </w:r>
        <w:r w:rsidR="00124AEC">
          <w:tab/>
        </w:r>
        <w:r w:rsidR="00124AEC">
          <w:fldChar w:fldCharType="begin"/>
        </w:r>
        <w:r w:rsidR="00124AEC">
          <w:instrText xml:space="preserve"> PAGEREF _Toc483344137 \h </w:instrText>
        </w:r>
        <w:r w:rsidR="00124AEC">
          <w:fldChar w:fldCharType="separate"/>
        </w:r>
        <w:r w:rsidR="00124AEC">
          <w:t>11</w:t>
        </w:r>
        <w:r w:rsidR="00124AEC">
          <w:fldChar w:fldCharType="end"/>
        </w:r>
      </w:hyperlink>
    </w:p>
    <w:p w:rsidR="008415D1" w:rsidRDefault="004D04C2">
      <w:pPr>
        <w:pStyle w:val="TOC1"/>
        <w:spacing w:before="120"/>
        <w:rPr>
          <w:rFonts w:asciiTheme="minorHAnsi" w:eastAsiaTheme="minorEastAsia" w:hAnsiTheme="minorHAnsi" w:cstheme="minorBidi"/>
          <w:b w:val="0"/>
          <w:sz w:val="21"/>
        </w:rPr>
      </w:pPr>
      <w:hyperlink w:anchor="_Toc483344138" w:history="1">
        <w:r w:rsidR="00124AEC">
          <w:rPr>
            <w:rStyle w:val="Hyperlink"/>
            <w:rFonts w:hint="eastAsia"/>
          </w:rPr>
          <w:t>第</w:t>
        </w:r>
        <w:r w:rsidR="00124AEC">
          <w:rPr>
            <w:rStyle w:val="Hyperlink"/>
          </w:rPr>
          <w:t>4</w:t>
        </w:r>
        <w:r w:rsidR="00124AEC">
          <w:rPr>
            <w:rStyle w:val="Hyperlink"/>
            <w:rFonts w:hint="eastAsia"/>
          </w:rPr>
          <w:t>章</w:t>
        </w:r>
        <w:r w:rsidR="00124AEC">
          <w:rPr>
            <w:rStyle w:val="Hyperlink"/>
          </w:rPr>
          <w:t xml:space="preserve">  </w:t>
        </w:r>
        <w:r w:rsidR="00124AEC">
          <w:rPr>
            <w:rStyle w:val="Hyperlink"/>
            <w:rFonts w:hint="eastAsia"/>
          </w:rPr>
          <w:t>系统概要设计</w:t>
        </w:r>
        <w:r w:rsidR="00124AEC">
          <w:tab/>
        </w:r>
        <w:r w:rsidR="00124AEC">
          <w:fldChar w:fldCharType="begin"/>
        </w:r>
        <w:r w:rsidR="00124AEC">
          <w:instrText xml:space="preserve"> PAGEREF _Toc483344138 \h </w:instrText>
        </w:r>
        <w:r w:rsidR="00124AEC">
          <w:fldChar w:fldCharType="separate"/>
        </w:r>
        <w:r w:rsidR="00124AEC">
          <w:t>13</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39" w:history="1">
        <w:r w:rsidR="00124AEC">
          <w:rPr>
            <w:rStyle w:val="Hyperlink"/>
          </w:rPr>
          <w:t xml:space="preserve">4.1 </w:t>
        </w:r>
        <w:r w:rsidR="00124AEC">
          <w:rPr>
            <w:rStyle w:val="Hyperlink"/>
            <w:rFonts w:hint="eastAsia"/>
          </w:rPr>
          <w:t>系统结构图</w:t>
        </w:r>
        <w:r w:rsidR="00124AEC">
          <w:tab/>
        </w:r>
        <w:r w:rsidR="00124AEC">
          <w:fldChar w:fldCharType="begin"/>
        </w:r>
        <w:r w:rsidR="00124AEC">
          <w:instrText xml:space="preserve"> PAGEREF _Toc483344139 \h </w:instrText>
        </w:r>
        <w:r w:rsidR="00124AEC">
          <w:fldChar w:fldCharType="separate"/>
        </w:r>
        <w:r w:rsidR="00124AEC">
          <w:t>13</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40" w:history="1">
        <w:r w:rsidR="00124AEC">
          <w:rPr>
            <w:rStyle w:val="Hyperlink"/>
          </w:rPr>
          <w:t>4.2</w:t>
        </w:r>
        <w:r w:rsidR="00124AEC">
          <w:rPr>
            <w:rStyle w:val="Hyperlink"/>
            <w:rFonts w:hint="eastAsia"/>
          </w:rPr>
          <w:t>数据库设计</w:t>
        </w:r>
        <w:r w:rsidR="00124AEC">
          <w:tab/>
        </w:r>
        <w:r w:rsidR="00124AEC">
          <w:fldChar w:fldCharType="begin"/>
        </w:r>
        <w:r w:rsidR="00124AEC">
          <w:instrText xml:space="preserve"> PAGEREF _Toc483344140 \h </w:instrText>
        </w:r>
        <w:r w:rsidR="00124AEC">
          <w:fldChar w:fldCharType="separate"/>
        </w:r>
        <w:r w:rsidR="00124AEC">
          <w:t>13</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41" w:history="1">
        <w:r w:rsidR="00124AEC">
          <w:rPr>
            <w:rStyle w:val="Hyperlink"/>
          </w:rPr>
          <w:t>4.2.1</w:t>
        </w:r>
        <w:r w:rsidR="00124AEC">
          <w:rPr>
            <w:rStyle w:val="Hyperlink"/>
            <w:rFonts w:hint="eastAsia"/>
          </w:rPr>
          <w:t>数据库详细设计</w:t>
        </w:r>
        <w:r w:rsidR="00124AEC">
          <w:tab/>
        </w:r>
        <w:r w:rsidR="00124AEC">
          <w:fldChar w:fldCharType="begin"/>
        </w:r>
        <w:r w:rsidR="00124AEC">
          <w:instrText xml:space="preserve"> PAGEREF _Toc483344141 \h </w:instrText>
        </w:r>
        <w:r w:rsidR="00124AEC">
          <w:fldChar w:fldCharType="separate"/>
        </w:r>
        <w:r w:rsidR="00124AEC">
          <w:t>13</w:t>
        </w:r>
        <w:r w:rsidR="00124AEC">
          <w:fldChar w:fldCharType="end"/>
        </w:r>
      </w:hyperlink>
    </w:p>
    <w:p w:rsidR="008415D1" w:rsidRDefault="004D04C2">
      <w:pPr>
        <w:pStyle w:val="TOC1"/>
        <w:spacing w:before="120"/>
        <w:rPr>
          <w:rFonts w:asciiTheme="minorHAnsi" w:eastAsiaTheme="minorEastAsia" w:hAnsiTheme="minorHAnsi" w:cstheme="minorBidi"/>
          <w:b w:val="0"/>
          <w:sz w:val="21"/>
        </w:rPr>
      </w:pPr>
      <w:hyperlink w:anchor="_Toc483344142" w:history="1">
        <w:r w:rsidR="00124AEC">
          <w:rPr>
            <w:rStyle w:val="Hyperlink"/>
            <w:rFonts w:hint="eastAsia"/>
          </w:rPr>
          <w:t>第</w:t>
        </w:r>
        <w:r w:rsidR="00124AEC">
          <w:rPr>
            <w:rStyle w:val="Hyperlink"/>
          </w:rPr>
          <w:t>5</w:t>
        </w:r>
        <w:r w:rsidR="00124AEC">
          <w:rPr>
            <w:rStyle w:val="Hyperlink"/>
            <w:rFonts w:hint="eastAsia"/>
          </w:rPr>
          <w:t>章</w:t>
        </w:r>
        <w:r w:rsidR="00124AEC">
          <w:rPr>
            <w:rStyle w:val="Hyperlink"/>
          </w:rPr>
          <w:t xml:space="preserve">  </w:t>
        </w:r>
        <w:r w:rsidR="00124AEC">
          <w:rPr>
            <w:rStyle w:val="Hyperlink"/>
            <w:rFonts w:hint="eastAsia"/>
          </w:rPr>
          <w:t>详细设计</w:t>
        </w:r>
        <w:r w:rsidR="00124AEC">
          <w:tab/>
        </w:r>
        <w:r w:rsidR="00124AEC">
          <w:fldChar w:fldCharType="begin"/>
        </w:r>
        <w:r w:rsidR="00124AEC">
          <w:instrText xml:space="preserve"> PAGEREF _Toc483344142 \h </w:instrText>
        </w:r>
        <w:r w:rsidR="00124AEC">
          <w:fldChar w:fldCharType="separate"/>
        </w:r>
        <w:r w:rsidR="00124AEC">
          <w:t>17</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43" w:history="1">
        <w:r w:rsidR="00124AEC">
          <w:rPr>
            <w:rStyle w:val="Hyperlink"/>
          </w:rPr>
          <w:t xml:space="preserve">5.1 </w:t>
        </w:r>
        <w:r w:rsidR="00124AEC">
          <w:rPr>
            <w:rStyle w:val="Hyperlink"/>
            <w:rFonts w:hint="eastAsia"/>
          </w:rPr>
          <w:t>页面设计</w:t>
        </w:r>
        <w:r w:rsidR="00124AEC">
          <w:tab/>
        </w:r>
        <w:r w:rsidR="00124AEC">
          <w:fldChar w:fldCharType="begin"/>
        </w:r>
        <w:r w:rsidR="00124AEC">
          <w:instrText xml:space="preserve"> PAGEREF _Toc483344143 \h </w:instrText>
        </w:r>
        <w:r w:rsidR="00124AEC">
          <w:fldChar w:fldCharType="separate"/>
        </w:r>
        <w:r w:rsidR="00124AEC">
          <w:t>17</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44" w:history="1">
        <w:r w:rsidR="00124AEC">
          <w:rPr>
            <w:rStyle w:val="Hyperlink"/>
          </w:rPr>
          <w:t>5.1.1</w:t>
        </w:r>
        <w:r w:rsidR="00124AEC">
          <w:rPr>
            <w:rStyle w:val="Hyperlink"/>
            <w:rFonts w:hint="eastAsia"/>
          </w:rPr>
          <w:t>登录</w:t>
        </w:r>
        <w:r w:rsidR="00124AEC">
          <w:rPr>
            <w:rStyle w:val="Hyperlink"/>
            <w:rFonts w:hint="eastAsia"/>
          </w:rPr>
          <w:t>/</w:t>
        </w:r>
        <w:r w:rsidR="00124AEC">
          <w:rPr>
            <w:rStyle w:val="Hyperlink"/>
            <w:rFonts w:hint="eastAsia"/>
          </w:rPr>
          <w:t>注册页面</w:t>
        </w:r>
        <w:r w:rsidR="00124AEC">
          <w:tab/>
        </w:r>
        <w:r w:rsidR="00124AEC">
          <w:fldChar w:fldCharType="begin"/>
        </w:r>
        <w:r w:rsidR="00124AEC">
          <w:instrText xml:space="preserve"> PAGEREF _Toc483344144 \h </w:instrText>
        </w:r>
        <w:r w:rsidR="00124AEC">
          <w:fldChar w:fldCharType="separate"/>
        </w:r>
        <w:r w:rsidR="00124AEC">
          <w:t>17</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45" w:history="1">
        <w:r w:rsidR="00124AEC">
          <w:rPr>
            <w:rStyle w:val="Hyperlink"/>
          </w:rPr>
          <w:t>5.1.2</w:t>
        </w:r>
        <w:r w:rsidR="00124AEC">
          <w:rPr>
            <w:rStyle w:val="Hyperlink"/>
            <w:rFonts w:hint="eastAsia"/>
          </w:rPr>
          <w:t>管理员管理教师</w:t>
        </w:r>
        <w:r w:rsidR="00124AEC">
          <w:rPr>
            <w:rStyle w:val="Hyperlink"/>
          </w:rPr>
          <w:t>/</w:t>
        </w:r>
        <w:r w:rsidR="00124AEC">
          <w:rPr>
            <w:rStyle w:val="Hyperlink"/>
            <w:rFonts w:hint="eastAsia"/>
          </w:rPr>
          <w:t>学生</w:t>
        </w:r>
        <w:r w:rsidR="00124AEC">
          <w:tab/>
        </w:r>
        <w:r w:rsidR="00124AEC">
          <w:fldChar w:fldCharType="begin"/>
        </w:r>
        <w:r w:rsidR="00124AEC">
          <w:instrText xml:space="preserve"> PAGEREF _Toc483344145 \h </w:instrText>
        </w:r>
        <w:r w:rsidR="00124AEC">
          <w:fldChar w:fldCharType="separate"/>
        </w:r>
        <w:r w:rsidR="00124AEC">
          <w:t>17</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46" w:history="1">
        <w:r w:rsidR="00124AEC">
          <w:rPr>
            <w:rStyle w:val="Hyperlink"/>
          </w:rPr>
          <w:t>5.1.3</w:t>
        </w:r>
        <w:r w:rsidR="000E2133">
          <w:rPr>
            <w:rStyle w:val="Hyperlink"/>
            <w:rFonts w:hint="eastAsia"/>
          </w:rPr>
          <w:t>管理员管理</w:t>
        </w:r>
        <w:r w:rsidR="00124AEC">
          <w:rPr>
            <w:rStyle w:val="Hyperlink"/>
            <w:rFonts w:hint="eastAsia"/>
          </w:rPr>
          <w:t>课程</w:t>
        </w:r>
        <w:r w:rsidR="00124AEC">
          <w:tab/>
        </w:r>
        <w:r w:rsidR="00124AEC">
          <w:fldChar w:fldCharType="begin"/>
        </w:r>
        <w:r w:rsidR="00124AEC">
          <w:instrText xml:space="preserve"> PAGEREF _Toc483344146 \h </w:instrText>
        </w:r>
        <w:r w:rsidR="00124AEC">
          <w:fldChar w:fldCharType="separate"/>
        </w:r>
        <w:r w:rsidR="00124AEC">
          <w:t>18</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47" w:history="1">
        <w:r w:rsidR="00124AEC">
          <w:rPr>
            <w:rStyle w:val="Hyperlink"/>
          </w:rPr>
          <w:t>5.1.4</w:t>
        </w:r>
        <w:r w:rsidR="00124AEC">
          <w:rPr>
            <w:rStyle w:val="Hyperlink"/>
            <w:rFonts w:hint="eastAsia"/>
          </w:rPr>
          <w:t>教师管理课程</w:t>
        </w:r>
        <w:r w:rsidR="00124AEC">
          <w:tab/>
        </w:r>
        <w:r w:rsidR="00124AEC">
          <w:fldChar w:fldCharType="begin"/>
        </w:r>
        <w:r w:rsidR="00124AEC">
          <w:instrText xml:space="preserve"> PAGEREF _Toc483344147 \h </w:instrText>
        </w:r>
        <w:r w:rsidR="00124AEC">
          <w:fldChar w:fldCharType="separate"/>
        </w:r>
        <w:r w:rsidR="00124AEC">
          <w:t>18</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48" w:history="1">
        <w:r w:rsidR="00124AEC">
          <w:rPr>
            <w:rStyle w:val="Hyperlink"/>
          </w:rPr>
          <w:t>5.1.5</w:t>
        </w:r>
        <w:r w:rsidR="00124AEC">
          <w:rPr>
            <w:rStyle w:val="Hyperlink"/>
            <w:rFonts w:hint="eastAsia"/>
          </w:rPr>
          <w:t>教师</w:t>
        </w:r>
        <w:r w:rsidR="00124AEC">
          <w:rPr>
            <w:rStyle w:val="Hyperlink"/>
          </w:rPr>
          <w:t>/</w:t>
        </w:r>
        <w:r w:rsidR="00124AEC">
          <w:rPr>
            <w:rStyle w:val="Hyperlink"/>
            <w:rFonts w:hint="eastAsia"/>
          </w:rPr>
          <w:t>学生互相评论</w:t>
        </w:r>
        <w:r w:rsidR="00124AEC">
          <w:tab/>
        </w:r>
        <w:r w:rsidR="00124AEC">
          <w:fldChar w:fldCharType="begin"/>
        </w:r>
        <w:r w:rsidR="00124AEC">
          <w:instrText xml:space="preserve"> PAGEREF _Toc483344148 \h </w:instrText>
        </w:r>
        <w:r w:rsidR="00124AEC">
          <w:fldChar w:fldCharType="separate"/>
        </w:r>
        <w:r w:rsidR="00124AEC">
          <w:t>18</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49" w:history="1">
        <w:r w:rsidR="00124AEC">
          <w:rPr>
            <w:rStyle w:val="Hyperlink"/>
          </w:rPr>
          <w:t>5.1.6</w:t>
        </w:r>
        <w:r w:rsidR="00124AEC">
          <w:rPr>
            <w:rStyle w:val="Hyperlink"/>
            <w:rFonts w:hint="eastAsia"/>
          </w:rPr>
          <w:t>教师管理学生</w:t>
        </w:r>
        <w:r w:rsidR="00124AEC">
          <w:tab/>
        </w:r>
        <w:r w:rsidR="00124AEC">
          <w:fldChar w:fldCharType="begin"/>
        </w:r>
        <w:r w:rsidR="00124AEC">
          <w:instrText xml:space="preserve"> PAGEREF _Toc483344149 \h </w:instrText>
        </w:r>
        <w:r w:rsidR="00124AEC">
          <w:fldChar w:fldCharType="separate"/>
        </w:r>
        <w:r w:rsidR="00124AEC">
          <w:t>19</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50" w:history="1">
        <w:r w:rsidR="00124AEC">
          <w:rPr>
            <w:rStyle w:val="Hyperlink"/>
          </w:rPr>
          <w:t>5.1.7</w:t>
        </w:r>
        <w:r w:rsidR="00124AEC">
          <w:rPr>
            <w:rStyle w:val="Hyperlink"/>
            <w:rFonts w:hint="eastAsia"/>
          </w:rPr>
          <w:t>学生选择</w:t>
        </w:r>
        <w:r w:rsidR="00124AEC">
          <w:rPr>
            <w:rStyle w:val="Hyperlink"/>
            <w:rFonts w:hint="eastAsia"/>
          </w:rPr>
          <w:t>/</w:t>
        </w:r>
        <w:r w:rsidR="00124AEC">
          <w:rPr>
            <w:rStyle w:val="Hyperlink"/>
            <w:rFonts w:hint="eastAsia"/>
          </w:rPr>
          <w:t>收藏课程</w:t>
        </w:r>
        <w:r w:rsidR="00124AEC">
          <w:tab/>
        </w:r>
        <w:r w:rsidR="00124AEC">
          <w:fldChar w:fldCharType="begin"/>
        </w:r>
        <w:r w:rsidR="00124AEC">
          <w:instrText xml:space="preserve"> PAGEREF _Toc483344150 \h </w:instrText>
        </w:r>
        <w:r w:rsidR="00124AEC">
          <w:fldChar w:fldCharType="separate"/>
        </w:r>
        <w:r w:rsidR="00124AEC">
          <w:t>19</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51" w:history="1">
        <w:r w:rsidR="00124AEC">
          <w:rPr>
            <w:rStyle w:val="Hyperlink"/>
          </w:rPr>
          <w:t>5.1.8</w:t>
        </w:r>
        <w:r w:rsidR="00124AEC">
          <w:rPr>
            <w:rStyle w:val="Hyperlink"/>
            <w:rFonts w:hint="eastAsia"/>
          </w:rPr>
          <w:t>教师</w:t>
        </w:r>
        <w:r w:rsidR="00124AEC">
          <w:rPr>
            <w:rStyle w:val="Hyperlink"/>
          </w:rPr>
          <w:t>/</w:t>
        </w:r>
        <w:r w:rsidR="00124AEC">
          <w:rPr>
            <w:rStyle w:val="Hyperlink"/>
            <w:rFonts w:hint="eastAsia"/>
          </w:rPr>
          <w:t>学生修改个人信息</w:t>
        </w:r>
        <w:r w:rsidR="00124AEC">
          <w:tab/>
        </w:r>
        <w:r w:rsidR="00124AEC">
          <w:fldChar w:fldCharType="begin"/>
        </w:r>
        <w:r w:rsidR="00124AEC">
          <w:instrText xml:space="preserve"> PAGEREF _Toc483344151 \h </w:instrText>
        </w:r>
        <w:r w:rsidR="00124AEC">
          <w:fldChar w:fldCharType="separate"/>
        </w:r>
        <w:r w:rsidR="00124AEC">
          <w:t>20</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52" w:history="1">
        <w:r w:rsidR="00124AEC">
          <w:rPr>
            <w:rStyle w:val="Hyperlink"/>
          </w:rPr>
          <w:t>5.1.9</w:t>
        </w:r>
        <w:r w:rsidR="00124AEC">
          <w:rPr>
            <w:rStyle w:val="Hyperlink"/>
            <w:rFonts w:hint="eastAsia"/>
          </w:rPr>
          <w:t>教师</w:t>
        </w:r>
        <w:r w:rsidR="00124AEC">
          <w:rPr>
            <w:rStyle w:val="Hyperlink"/>
          </w:rPr>
          <w:t>/</w:t>
        </w:r>
        <w:r w:rsidR="00124AEC">
          <w:rPr>
            <w:rStyle w:val="Hyperlink"/>
            <w:rFonts w:hint="eastAsia"/>
          </w:rPr>
          <w:t>学生私信互动</w:t>
        </w:r>
        <w:r w:rsidR="00124AEC">
          <w:tab/>
        </w:r>
        <w:r w:rsidR="00124AEC">
          <w:fldChar w:fldCharType="begin"/>
        </w:r>
        <w:r w:rsidR="00124AEC">
          <w:instrText xml:space="preserve"> PAGEREF _Toc483344152 \h </w:instrText>
        </w:r>
        <w:r w:rsidR="00124AEC">
          <w:fldChar w:fldCharType="separate"/>
        </w:r>
        <w:r w:rsidR="00124AEC">
          <w:t>20</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53" w:history="1">
        <w:r w:rsidR="00124AEC">
          <w:rPr>
            <w:rStyle w:val="Hyperlink"/>
          </w:rPr>
          <w:t xml:space="preserve">5.2 </w:t>
        </w:r>
        <w:r w:rsidR="00124AEC">
          <w:rPr>
            <w:rStyle w:val="Hyperlink"/>
            <w:rFonts w:hint="eastAsia"/>
          </w:rPr>
          <w:t>实体类设计</w:t>
        </w:r>
        <w:r w:rsidR="00124AEC">
          <w:tab/>
        </w:r>
        <w:r w:rsidR="00124AEC">
          <w:fldChar w:fldCharType="begin"/>
        </w:r>
        <w:r w:rsidR="00124AEC">
          <w:instrText xml:space="preserve"> PAGEREF _Toc483344153 \h </w:instrText>
        </w:r>
        <w:r w:rsidR="00124AEC">
          <w:fldChar w:fldCharType="separate"/>
        </w:r>
        <w:r w:rsidR="00124AEC">
          <w:t>20</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54" w:history="1">
        <w:r w:rsidR="00124AEC">
          <w:rPr>
            <w:rStyle w:val="Hyperlink"/>
          </w:rPr>
          <w:t>5.2.1</w:t>
        </w:r>
        <w:r w:rsidR="00124AEC">
          <w:rPr>
            <w:rStyle w:val="Hyperlink"/>
            <w:rFonts w:hint="eastAsia"/>
          </w:rPr>
          <w:t>用户类设计</w:t>
        </w:r>
        <w:r w:rsidR="00124AEC">
          <w:tab/>
        </w:r>
        <w:r w:rsidR="00124AEC">
          <w:fldChar w:fldCharType="begin"/>
        </w:r>
        <w:r w:rsidR="00124AEC">
          <w:instrText xml:space="preserve"> PAGEREF _Toc483344154 \h </w:instrText>
        </w:r>
        <w:r w:rsidR="00124AEC">
          <w:fldChar w:fldCharType="separate"/>
        </w:r>
        <w:r w:rsidR="00124AEC">
          <w:t>20</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55" w:history="1">
        <w:r w:rsidR="00124AEC">
          <w:rPr>
            <w:rStyle w:val="Hyperlink"/>
          </w:rPr>
          <w:t>5.2.2</w:t>
        </w:r>
        <w:r w:rsidR="00124AEC">
          <w:rPr>
            <w:rStyle w:val="Hyperlink"/>
            <w:rFonts w:hint="eastAsia"/>
          </w:rPr>
          <w:t>课程类设计</w:t>
        </w:r>
        <w:r w:rsidR="00124AEC">
          <w:tab/>
        </w:r>
        <w:r w:rsidR="00124AEC">
          <w:fldChar w:fldCharType="begin"/>
        </w:r>
        <w:r w:rsidR="00124AEC">
          <w:instrText xml:space="preserve"> PAGEREF _Toc483344155 \h </w:instrText>
        </w:r>
        <w:r w:rsidR="00124AEC">
          <w:fldChar w:fldCharType="separate"/>
        </w:r>
        <w:r w:rsidR="00124AEC">
          <w:t>21</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56" w:history="1">
        <w:r w:rsidR="00124AEC">
          <w:rPr>
            <w:rStyle w:val="Hyperlink"/>
          </w:rPr>
          <w:t>5.2.3</w:t>
        </w:r>
        <w:r w:rsidR="00124AEC">
          <w:rPr>
            <w:rStyle w:val="Hyperlink"/>
            <w:rFonts w:hint="eastAsia"/>
          </w:rPr>
          <w:t>课表类设计</w:t>
        </w:r>
        <w:r w:rsidR="00124AEC">
          <w:tab/>
        </w:r>
        <w:r w:rsidR="00124AEC">
          <w:fldChar w:fldCharType="begin"/>
        </w:r>
        <w:r w:rsidR="00124AEC">
          <w:instrText xml:space="preserve"> PAGEREF _Toc483344156 \h </w:instrText>
        </w:r>
        <w:r w:rsidR="00124AEC">
          <w:fldChar w:fldCharType="separate"/>
        </w:r>
        <w:r w:rsidR="00124AEC">
          <w:t>21</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57" w:history="1">
        <w:r w:rsidR="00124AEC">
          <w:rPr>
            <w:rStyle w:val="Hyperlink"/>
          </w:rPr>
          <w:t>5.2.4</w:t>
        </w:r>
        <w:r w:rsidR="00124AEC">
          <w:rPr>
            <w:rStyle w:val="Hyperlink"/>
            <w:rFonts w:hint="eastAsia"/>
          </w:rPr>
          <w:t>教室类设计</w:t>
        </w:r>
        <w:r w:rsidR="00124AEC">
          <w:tab/>
        </w:r>
        <w:r w:rsidR="00124AEC">
          <w:fldChar w:fldCharType="begin"/>
        </w:r>
        <w:r w:rsidR="00124AEC">
          <w:instrText xml:space="preserve"> PAGEREF _Toc483344157 \h </w:instrText>
        </w:r>
        <w:r w:rsidR="00124AEC">
          <w:fldChar w:fldCharType="separate"/>
        </w:r>
        <w:r w:rsidR="00124AEC">
          <w:t>21</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58" w:history="1">
        <w:r w:rsidR="00124AEC">
          <w:rPr>
            <w:rStyle w:val="Hyperlink"/>
          </w:rPr>
          <w:t>5.2.5</w:t>
        </w:r>
        <w:r w:rsidR="00124AEC">
          <w:rPr>
            <w:rStyle w:val="Hyperlink"/>
            <w:rFonts w:hint="eastAsia"/>
          </w:rPr>
          <w:t>考试类设计</w:t>
        </w:r>
        <w:r w:rsidR="00124AEC">
          <w:tab/>
        </w:r>
        <w:r w:rsidR="00124AEC">
          <w:fldChar w:fldCharType="begin"/>
        </w:r>
        <w:r w:rsidR="00124AEC">
          <w:instrText xml:space="preserve"> PAGEREF _Toc483344158 \h </w:instrText>
        </w:r>
        <w:r w:rsidR="00124AEC">
          <w:fldChar w:fldCharType="separate"/>
        </w:r>
        <w:r w:rsidR="00124AEC">
          <w:t>22</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59" w:history="1">
        <w:r w:rsidR="00124AEC">
          <w:rPr>
            <w:rStyle w:val="Hyperlink"/>
          </w:rPr>
          <w:t>5.2.6</w:t>
        </w:r>
        <w:r w:rsidR="00124AEC">
          <w:rPr>
            <w:rStyle w:val="Hyperlink"/>
            <w:rFonts w:hint="eastAsia"/>
          </w:rPr>
          <w:t>学科类设计</w:t>
        </w:r>
        <w:r w:rsidR="00124AEC">
          <w:tab/>
        </w:r>
        <w:r w:rsidR="00124AEC">
          <w:fldChar w:fldCharType="begin"/>
        </w:r>
        <w:r w:rsidR="00124AEC">
          <w:instrText xml:space="preserve"> PAGEREF _Toc483344159 \h </w:instrText>
        </w:r>
        <w:r w:rsidR="00124AEC">
          <w:fldChar w:fldCharType="separate"/>
        </w:r>
        <w:r w:rsidR="00124AEC">
          <w:t>22</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60" w:history="1">
        <w:r w:rsidR="00124AEC">
          <w:rPr>
            <w:rStyle w:val="Hyperlink"/>
          </w:rPr>
          <w:t>5.2.7</w:t>
        </w:r>
        <w:r w:rsidR="00124AEC">
          <w:rPr>
            <w:rStyle w:val="Hyperlink"/>
            <w:rFonts w:hint="eastAsia"/>
          </w:rPr>
          <w:t>教室占用类设计</w:t>
        </w:r>
        <w:r w:rsidR="00124AEC">
          <w:tab/>
        </w:r>
        <w:r w:rsidR="00124AEC">
          <w:fldChar w:fldCharType="begin"/>
        </w:r>
        <w:r w:rsidR="00124AEC">
          <w:instrText xml:space="preserve"> PAGEREF _Toc483344160 \h </w:instrText>
        </w:r>
        <w:r w:rsidR="00124AEC">
          <w:fldChar w:fldCharType="separate"/>
        </w:r>
        <w:r w:rsidR="00124AEC">
          <w:t>23</w:t>
        </w:r>
        <w:r w:rsidR="00124AEC">
          <w:fldChar w:fldCharType="end"/>
        </w:r>
      </w:hyperlink>
    </w:p>
    <w:p w:rsidR="008415D1" w:rsidRDefault="004D04C2">
      <w:pPr>
        <w:pStyle w:val="TOC1"/>
        <w:spacing w:before="120"/>
        <w:rPr>
          <w:rFonts w:asciiTheme="minorHAnsi" w:eastAsiaTheme="minorEastAsia" w:hAnsiTheme="minorHAnsi" w:cstheme="minorBidi"/>
          <w:b w:val="0"/>
          <w:sz w:val="21"/>
        </w:rPr>
      </w:pPr>
      <w:hyperlink w:anchor="_Toc483344161" w:history="1">
        <w:r w:rsidR="00124AEC">
          <w:rPr>
            <w:rStyle w:val="Hyperlink"/>
            <w:rFonts w:hint="eastAsia"/>
          </w:rPr>
          <w:t>第</w:t>
        </w:r>
        <w:r w:rsidR="00124AEC">
          <w:rPr>
            <w:rStyle w:val="Hyperlink"/>
          </w:rPr>
          <w:t>6</w:t>
        </w:r>
        <w:r w:rsidR="00124AEC">
          <w:rPr>
            <w:rStyle w:val="Hyperlink"/>
            <w:rFonts w:hint="eastAsia"/>
          </w:rPr>
          <w:t>章</w:t>
        </w:r>
        <w:r w:rsidR="00124AEC">
          <w:rPr>
            <w:rStyle w:val="Hyperlink"/>
          </w:rPr>
          <w:t xml:space="preserve">  </w:t>
        </w:r>
        <w:r w:rsidR="00124AEC">
          <w:rPr>
            <w:rStyle w:val="Hyperlink"/>
            <w:rFonts w:hint="eastAsia"/>
          </w:rPr>
          <w:t>软件的实现与测试</w:t>
        </w:r>
        <w:r w:rsidR="00124AEC">
          <w:tab/>
        </w:r>
        <w:r w:rsidR="00124AEC">
          <w:fldChar w:fldCharType="begin"/>
        </w:r>
        <w:r w:rsidR="00124AEC">
          <w:instrText xml:space="preserve"> PAGEREF _Toc483344161 \h </w:instrText>
        </w:r>
        <w:r w:rsidR="00124AEC">
          <w:fldChar w:fldCharType="separate"/>
        </w:r>
        <w:r w:rsidR="00124AEC">
          <w:t>25</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62" w:history="1">
        <w:r w:rsidR="00124AEC">
          <w:rPr>
            <w:rStyle w:val="Hyperlink"/>
          </w:rPr>
          <w:t xml:space="preserve">6.1 </w:t>
        </w:r>
        <w:r w:rsidR="00124AEC">
          <w:rPr>
            <w:rStyle w:val="Hyperlink"/>
            <w:rFonts w:hint="eastAsia"/>
          </w:rPr>
          <w:t>软件界面实现</w:t>
        </w:r>
        <w:r w:rsidR="00124AEC">
          <w:tab/>
        </w:r>
        <w:r w:rsidR="00124AEC">
          <w:fldChar w:fldCharType="begin"/>
        </w:r>
        <w:r w:rsidR="00124AEC">
          <w:instrText xml:space="preserve"> PAGEREF _Toc483344162 \h </w:instrText>
        </w:r>
        <w:r w:rsidR="00124AEC">
          <w:fldChar w:fldCharType="separate"/>
        </w:r>
        <w:r w:rsidR="00124AEC">
          <w:t>25</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63" w:history="1">
        <w:r w:rsidR="00124AEC">
          <w:rPr>
            <w:rStyle w:val="Hyperlink"/>
          </w:rPr>
          <w:t>6.1.1</w:t>
        </w:r>
        <w:r w:rsidR="00124AEC">
          <w:rPr>
            <w:rStyle w:val="Hyperlink"/>
            <w:rFonts w:hint="eastAsia"/>
          </w:rPr>
          <w:t>用户登录</w:t>
        </w:r>
        <w:r w:rsidR="00124AEC">
          <w:rPr>
            <w:rStyle w:val="Hyperlink"/>
            <w:rFonts w:hint="eastAsia"/>
          </w:rPr>
          <w:t>/</w:t>
        </w:r>
        <w:r w:rsidR="00124AEC">
          <w:rPr>
            <w:rStyle w:val="Hyperlink"/>
            <w:rFonts w:hint="eastAsia"/>
          </w:rPr>
          <w:t>注册界面</w:t>
        </w:r>
        <w:r w:rsidR="00124AEC">
          <w:tab/>
        </w:r>
        <w:r w:rsidR="00124AEC">
          <w:fldChar w:fldCharType="begin"/>
        </w:r>
        <w:r w:rsidR="00124AEC">
          <w:instrText xml:space="preserve"> PAGEREF _Toc483344163 \h </w:instrText>
        </w:r>
        <w:r w:rsidR="00124AEC">
          <w:fldChar w:fldCharType="separate"/>
        </w:r>
        <w:r w:rsidR="00124AEC">
          <w:t>25</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64" w:history="1">
        <w:r w:rsidR="00124AEC">
          <w:rPr>
            <w:rStyle w:val="Hyperlink"/>
          </w:rPr>
          <w:t>6.1.2</w:t>
        </w:r>
        <w:r w:rsidR="00124AEC">
          <w:rPr>
            <w:rStyle w:val="Hyperlink"/>
            <w:rFonts w:hint="eastAsia"/>
          </w:rPr>
          <w:t>用户首页展示界面</w:t>
        </w:r>
        <w:r w:rsidR="00124AEC">
          <w:tab/>
        </w:r>
        <w:r w:rsidR="00124AEC">
          <w:fldChar w:fldCharType="begin"/>
        </w:r>
        <w:r w:rsidR="00124AEC">
          <w:instrText xml:space="preserve"> PAGEREF _Toc483344164 \h </w:instrText>
        </w:r>
        <w:r w:rsidR="00124AEC">
          <w:fldChar w:fldCharType="separate"/>
        </w:r>
        <w:r w:rsidR="00124AEC">
          <w:t>25</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65" w:history="1">
        <w:r w:rsidR="00124AEC">
          <w:rPr>
            <w:rStyle w:val="Hyperlink"/>
          </w:rPr>
          <w:t>6.1.3</w:t>
        </w:r>
        <w:r w:rsidR="00124AEC">
          <w:rPr>
            <w:rStyle w:val="Hyperlink"/>
            <w:rFonts w:hint="eastAsia"/>
          </w:rPr>
          <w:t>教师管理课程信息界面</w:t>
        </w:r>
        <w:r w:rsidR="00124AEC">
          <w:tab/>
        </w:r>
        <w:r w:rsidR="00124AEC">
          <w:fldChar w:fldCharType="begin"/>
        </w:r>
        <w:r w:rsidR="00124AEC">
          <w:instrText xml:space="preserve"> PAGEREF _Toc483344165 \h </w:instrText>
        </w:r>
        <w:r w:rsidR="00124AEC">
          <w:fldChar w:fldCharType="separate"/>
        </w:r>
        <w:r w:rsidR="00124AEC">
          <w:t>26</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66" w:history="1">
        <w:r w:rsidR="00124AEC">
          <w:rPr>
            <w:rStyle w:val="Hyperlink"/>
          </w:rPr>
          <w:t>6.1.4</w:t>
        </w:r>
        <w:r w:rsidR="00124AEC">
          <w:rPr>
            <w:rStyle w:val="Hyperlink"/>
            <w:rFonts w:hint="eastAsia"/>
          </w:rPr>
          <w:t>用户管理课表信息界面</w:t>
        </w:r>
        <w:r w:rsidR="00124AEC">
          <w:tab/>
        </w:r>
        <w:r w:rsidR="00124AEC">
          <w:fldChar w:fldCharType="begin"/>
        </w:r>
        <w:r w:rsidR="00124AEC">
          <w:instrText xml:space="preserve"> PAGEREF _Toc483344166 \h </w:instrText>
        </w:r>
        <w:r w:rsidR="00124AEC">
          <w:fldChar w:fldCharType="separate"/>
        </w:r>
        <w:r w:rsidR="00124AEC">
          <w:t>27</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67" w:history="1">
        <w:r w:rsidR="00124AEC">
          <w:rPr>
            <w:rStyle w:val="Hyperlink"/>
          </w:rPr>
          <w:t>6.1.5</w:t>
        </w:r>
        <w:r w:rsidR="00124AEC">
          <w:rPr>
            <w:rStyle w:val="Hyperlink"/>
            <w:rFonts w:hint="eastAsia"/>
          </w:rPr>
          <w:t>查看当前所有课程界面</w:t>
        </w:r>
        <w:r w:rsidR="00124AEC">
          <w:tab/>
        </w:r>
        <w:r w:rsidR="00124AEC">
          <w:fldChar w:fldCharType="begin"/>
        </w:r>
        <w:r w:rsidR="00124AEC">
          <w:instrText xml:space="preserve"> PAGEREF _Toc483344167 \h </w:instrText>
        </w:r>
        <w:r w:rsidR="00124AEC">
          <w:fldChar w:fldCharType="separate"/>
        </w:r>
        <w:r w:rsidR="00124AEC">
          <w:t>28</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68" w:history="1">
        <w:r w:rsidR="00124AEC">
          <w:rPr>
            <w:rStyle w:val="Hyperlink"/>
          </w:rPr>
          <w:t>6.1.6</w:t>
        </w:r>
        <w:r w:rsidR="00124AEC">
          <w:rPr>
            <w:rStyle w:val="Hyperlink"/>
            <w:rFonts w:hint="eastAsia"/>
          </w:rPr>
          <w:t>收藏</w:t>
        </w:r>
        <w:r w:rsidR="00124AEC">
          <w:rPr>
            <w:rStyle w:val="Hyperlink"/>
            <w:rFonts w:hint="eastAsia"/>
          </w:rPr>
          <w:t>/</w:t>
        </w:r>
        <w:r w:rsidR="00124AEC">
          <w:rPr>
            <w:rStyle w:val="Hyperlink"/>
            <w:rFonts w:hint="eastAsia"/>
          </w:rPr>
          <w:t>选择</w:t>
        </w:r>
        <w:r w:rsidR="00124AEC">
          <w:rPr>
            <w:rStyle w:val="Hyperlink"/>
            <w:rFonts w:hint="eastAsia"/>
          </w:rPr>
          <w:t>/</w:t>
        </w:r>
        <w:r w:rsidR="00124AEC">
          <w:rPr>
            <w:rStyle w:val="Hyperlink"/>
            <w:rFonts w:hint="eastAsia"/>
          </w:rPr>
          <w:t>评论课程界面</w:t>
        </w:r>
        <w:r w:rsidR="00124AEC">
          <w:tab/>
        </w:r>
        <w:r w:rsidR="00124AEC">
          <w:fldChar w:fldCharType="begin"/>
        </w:r>
        <w:r w:rsidR="00124AEC">
          <w:instrText xml:space="preserve"> PAGEREF _Toc483344168 \h </w:instrText>
        </w:r>
        <w:r w:rsidR="00124AEC">
          <w:fldChar w:fldCharType="separate"/>
        </w:r>
        <w:r w:rsidR="00124AEC">
          <w:t>28</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69" w:history="1">
        <w:r w:rsidR="00124AEC">
          <w:rPr>
            <w:rStyle w:val="Hyperlink"/>
          </w:rPr>
          <w:t>6.1.7</w:t>
        </w:r>
        <w:r w:rsidR="00124AEC">
          <w:rPr>
            <w:rStyle w:val="Hyperlink"/>
            <w:rFonts w:hint="eastAsia"/>
          </w:rPr>
          <w:t>查看所有教师</w:t>
        </w:r>
        <w:r w:rsidR="00124AEC">
          <w:rPr>
            <w:rStyle w:val="Hyperlink"/>
          </w:rPr>
          <w:t>/</w:t>
        </w:r>
        <w:r w:rsidR="00124AEC">
          <w:rPr>
            <w:rStyle w:val="Hyperlink"/>
            <w:rFonts w:hint="eastAsia"/>
          </w:rPr>
          <w:t>学生信息界面</w:t>
        </w:r>
        <w:r w:rsidR="00124AEC">
          <w:tab/>
        </w:r>
        <w:r w:rsidR="00124AEC">
          <w:fldChar w:fldCharType="begin"/>
        </w:r>
        <w:r w:rsidR="00124AEC">
          <w:instrText xml:space="preserve"> PAGEREF _Toc483344169 \h </w:instrText>
        </w:r>
        <w:r w:rsidR="00124AEC">
          <w:fldChar w:fldCharType="separate"/>
        </w:r>
        <w:r w:rsidR="00124AEC">
          <w:t>28</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70" w:history="1">
        <w:r w:rsidR="00124AEC">
          <w:rPr>
            <w:rStyle w:val="Hyperlink"/>
          </w:rPr>
          <w:t>6.1.8</w:t>
        </w:r>
        <w:r w:rsidR="00124AEC">
          <w:rPr>
            <w:rStyle w:val="Hyperlink"/>
            <w:rFonts w:hint="eastAsia"/>
          </w:rPr>
          <w:t>查看指定教师</w:t>
        </w:r>
        <w:r w:rsidR="00124AEC">
          <w:rPr>
            <w:rStyle w:val="Hyperlink"/>
            <w:rFonts w:hint="eastAsia"/>
          </w:rPr>
          <w:t>/</w:t>
        </w:r>
        <w:r w:rsidR="00124AEC">
          <w:rPr>
            <w:rStyle w:val="Hyperlink"/>
            <w:rFonts w:hint="eastAsia"/>
          </w:rPr>
          <w:t>学生信息界面</w:t>
        </w:r>
        <w:r w:rsidR="00124AEC">
          <w:tab/>
        </w:r>
        <w:r w:rsidR="00124AEC">
          <w:fldChar w:fldCharType="begin"/>
        </w:r>
        <w:r w:rsidR="00124AEC">
          <w:instrText xml:space="preserve"> PAGEREF _Toc483344170 \h </w:instrText>
        </w:r>
        <w:r w:rsidR="00124AEC">
          <w:fldChar w:fldCharType="separate"/>
        </w:r>
        <w:r w:rsidR="00124AEC">
          <w:t>29</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71" w:history="1">
        <w:r w:rsidR="00124AEC">
          <w:rPr>
            <w:rStyle w:val="Hyperlink"/>
          </w:rPr>
          <w:t>6.1.9</w:t>
        </w:r>
        <w:r w:rsidR="00124AEC">
          <w:rPr>
            <w:rStyle w:val="Hyperlink"/>
            <w:rFonts w:hint="eastAsia"/>
          </w:rPr>
          <w:t>教师</w:t>
        </w:r>
        <w:r w:rsidR="00124AEC">
          <w:rPr>
            <w:rStyle w:val="Hyperlink"/>
            <w:rFonts w:hint="eastAsia"/>
          </w:rPr>
          <w:t>/</w:t>
        </w:r>
        <w:r w:rsidR="00124AEC">
          <w:rPr>
            <w:rStyle w:val="Hyperlink"/>
            <w:rFonts w:hint="eastAsia"/>
          </w:rPr>
          <w:t>学生发送私信界面</w:t>
        </w:r>
        <w:r w:rsidR="00124AEC">
          <w:tab/>
        </w:r>
        <w:r w:rsidR="00124AEC">
          <w:fldChar w:fldCharType="begin"/>
        </w:r>
        <w:r w:rsidR="00124AEC">
          <w:instrText xml:space="preserve"> PAGEREF _Toc483344171 \h </w:instrText>
        </w:r>
        <w:r w:rsidR="00124AEC">
          <w:fldChar w:fldCharType="separate"/>
        </w:r>
        <w:r w:rsidR="00124AEC">
          <w:t>29</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72" w:history="1">
        <w:r w:rsidR="00124AEC">
          <w:rPr>
            <w:rStyle w:val="Hyperlink"/>
          </w:rPr>
          <w:t>6.1.10</w:t>
        </w:r>
        <w:r w:rsidR="00124AEC">
          <w:rPr>
            <w:rStyle w:val="Hyperlink"/>
            <w:rFonts w:hint="eastAsia"/>
          </w:rPr>
          <w:t>教师</w:t>
        </w:r>
        <w:r w:rsidR="00124AEC">
          <w:rPr>
            <w:rStyle w:val="Hyperlink"/>
            <w:rFonts w:hint="eastAsia"/>
          </w:rPr>
          <w:t>/</w:t>
        </w:r>
        <w:r w:rsidR="00124AEC">
          <w:rPr>
            <w:rStyle w:val="Hyperlink"/>
            <w:rFonts w:hint="eastAsia"/>
          </w:rPr>
          <w:t>学生事务中心页面</w:t>
        </w:r>
        <w:r w:rsidR="00124AEC">
          <w:tab/>
        </w:r>
        <w:r w:rsidR="00124AEC">
          <w:fldChar w:fldCharType="begin"/>
        </w:r>
        <w:r w:rsidR="00124AEC">
          <w:instrText xml:space="preserve"> PAGEREF _Toc483344172 \h </w:instrText>
        </w:r>
        <w:r w:rsidR="00124AEC">
          <w:fldChar w:fldCharType="separate"/>
        </w:r>
        <w:r w:rsidR="00124AEC">
          <w:t>30</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73" w:history="1">
        <w:r w:rsidR="00124AEC">
          <w:rPr>
            <w:rStyle w:val="Hyperlink"/>
          </w:rPr>
          <w:t>6.1.11</w:t>
        </w:r>
        <w:r w:rsidR="00124AEC">
          <w:rPr>
            <w:rStyle w:val="Hyperlink"/>
            <w:rFonts w:hint="eastAsia"/>
          </w:rPr>
          <w:t>四六级</w:t>
        </w:r>
        <w:r w:rsidR="00124AEC">
          <w:rPr>
            <w:rStyle w:val="Hyperlink"/>
            <w:rFonts w:hint="eastAsia"/>
          </w:rPr>
          <w:t>/</w:t>
        </w:r>
        <w:r w:rsidR="00124AEC">
          <w:rPr>
            <w:rStyle w:val="Hyperlink"/>
            <w:rFonts w:hint="eastAsia"/>
          </w:rPr>
          <w:t>图书借还信息界面</w:t>
        </w:r>
        <w:r w:rsidR="00124AEC">
          <w:tab/>
        </w:r>
        <w:r w:rsidR="00124AEC">
          <w:fldChar w:fldCharType="begin"/>
        </w:r>
        <w:r w:rsidR="00124AEC">
          <w:instrText xml:space="preserve"> PAGEREF _Toc483344173 \h </w:instrText>
        </w:r>
        <w:r w:rsidR="00124AEC">
          <w:fldChar w:fldCharType="separate"/>
        </w:r>
        <w:r w:rsidR="00124AEC">
          <w:t>31</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74" w:history="1">
        <w:r w:rsidR="00124AEC">
          <w:rPr>
            <w:rStyle w:val="Hyperlink"/>
          </w:rPr>
          <w:t>6.1.12</w:t>
        </w:r>
        <w:r w:rsidR="000E2133">
          <w:rPr>
            <w:rStyle w:val="Hyperlink"/>
            <w:rFonts w:hint="eastAsia"/>
          </w:rPr>
          <w:t>管理员管理</w:t>
        </w:r>
        <w:r w:rsidR="00124AEC">
          <w:rPr>
            <w:rStyle w:val="Hyperlink"/>
            <w:rFonts w:hint="eastAsia"/>
          </w:rPr>
          <w:t>课程界面</w:t>
        </w:r>
        <w:r w:rsidR="00124AEC">
          <w:tab/>
        </w:r>
        <w:r w:rsidR="00124AEC">
          <w:fldChar w:fldCharType="begin"/>
        </w:r>
        <w:r w:rsidR="00124AEC">
          <w:instrText xml:space="preserve"> PAGEREF _Toc483344174 \h </w:instrText>
        </w:r>
        <w:r w:rsidR="00124AEC">
          <w:fldChar w:fldCharType="separate"/>
        </w:r>
        <w:r w:rsidR="00124AEC">
          <w:t>31</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75" w:history="1">
        <w:r w:rsidR="00124AEC">
          <w:rPr>
            <w:rStyle w:val="Hyperlink"/>
          </w:rPr>
          <w:t xml:space="preserve">6.2 </w:t>
        </w:r>
        <w:r w:rsidR="00124AEC">
          <w:rPr>
            <w:rStyle w:val="Hyperlink"/>
            <w:rFonts w:hint="eastAsia"/>
          </w:rPr>
          <w:t>测试环境和测试工具</w:t>
        </w:r>
        <w:r w:rsidR="00124AEC">
          <w:tab/>
        </w:r>
        <w:r w:rsidR="00124AEC">
          <w:fldChar w:fldCharType="begin"/>
        </w:r>
        <w:r w:rsidR="00124AEC">
          <w:instrText xml:space="preserve"> PAGEREF _Toc483344175 \h </w:instrText>
        </w:r>
        <w:r w:rsidR="00124AEC">
          <w:fldChar w:fldCharType="separate"/>
        </w:r>
        <w:r w:rsidR="00124AEC">
          <w:t>33</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76" w:history="1">
        <w:r w:rsidR="00124AEC">
          <w:rPr>
            <w:rStyle w:val="Hyperlink"/>
          </w:rPr>
          <w:t>6.3</w:t>
        </w:r>
        <w:r w:rsidR="00124AEC">
          <w:rPr>
            <w:rStyle w:val="Hyperlink"/>
            <w:rFonts w:hint="eastAsia"/>
          </w:rPr>
          <w:t>测试用例</w:t>
        </w:r>
        <w:r w:rsidR="00124AEC">
          <w:tab/>
        </w:r>
        <w:r w:rsidR="00124AEC">
          <w:fldChar w:fldCharType="begin"/>
        </w:r>
        <w:r w:rsidR="00124AEC">
          <w:instrText xml:space="preserve"> PAGEREF _Toc483344176 \h </w:instrText>
        </w:r>
        <w:r w:rsidR="00124AEC">
          <w:fldChar w:fldCharType="separate"/>
        </w:r>
        <w:r w:rsidR="00124AEC">
          <w:t>33</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77" w:history="1">
        <w:r w:rsidR="00124AEC">
          <w:rPr>
            <w:rStyle w:val="Hyperlink"/>
          </w:rPr>
          <w:t xml:space="preserve">6.3 </w:t>
        </w:r>
        <w:r w:rsidR="00124AEC">
          <w:rPr>
            <w:rStyle w:val="Hyperlink"/>
            <w:rFonts w:hint="eastAsia"/>
          </w:rPr>
          <w:t>测试结论</w:t>
        </w:r>
        <w:r w:rsidR="00124AEC">
          <w:tab/>
        </w:r>
        <w:r w:rsidR="00124AEC">
          <w:fldChar w:fldCharType="begin"/>
        </w:r>
        <w:r w:rsidR="00124AEC">
          <w:instrText xml:space="preserve"> PAGEREF _Toc483344177 \h </w:instrText>
        </w:r>
        <w:r w:rsidR="00124AEC">
          <w:fldChar w:fldCharType="separate"/>
        </w:r>
        <w:r w:rsidR="00124AEC">
          <w:t>41</w:t>
        </w:r>
        <w:r w:rsidR="00124AEC">
          <w:fldChar w:fldCharType="end"/>
        </w:r>
      </w:hyperlink>
    </w:p>
    <w:p w:rsidR="008415D1" w:rsidRDefault="004D04C2">
      <w:pPr>
        <w:pStyle w:val="TOC1"/>
        <w:spacing w:before="120"/>
        <w:rPr>
          <w:rFonts w:asciiTheme="minorHAnsi" w:eastAsiaTheme="minorEastAsia" w:hAnsiTheme="minorHAnsi" w:cstheme="minorBidi"/>
          <w:b w:val="0"/>
          <w:sz w:val="21"/>
        </w:rPr>
      </w:pPr>
      <w:hyperlink w:anchor="_Toc483344178" w:history="1">
        <w:r w:rsidR="00124AEC">
          <w:rPr>
            <w:rStyle w:val="Hyperlink"/>
            <w:rFonts w:hint="eastAsia"/>
          </w:rPr>
          <w:t>第</w:t>
        </w:r>
        <w:r w:rsidR="00124AEC">
          <w:rPr>
            <w:rStyle w:val="Hyperlink"/>
          </w:rPr>
          <w:t>7</w:t>
        </w:r>
        <w:r w:rsidR="00124AEC">
          <w:rPr>
            <w:rStyle w:val="Hyperlink"/>
            <w:rFonts w:hint="eastAsia"/>
          </w:rPr>
          <w:t>章</w:t>
        </w:r>
        <w:r w:rsidR="00124AEC">
          <w:rPr>
            <w:rStyle w:val="Hyperlink"/>
          </w:rPr>
          <w:t xml:space="preserve">  </w:t>
        </w:r>
        <w:r w:rsidR="00124AEC">
          <w:rPr>
            <w:rStyle w:val="Hyperlink"/>
            <w:rFonts w:hint="eastAsia"/>
          </w:rPr>
          <w:t>结束语</w:t>
        </w:r>
        <w:r w:rsidR="00124AEC">
          <w:tab/>
        </w:r>
        <w:r w:rsidR="00124AEC">
          <w:fldChar w:fldCharType="begin"/>
        </w:r>
        <w:r w:rsidR="00124AEC">
          <w:instrText xml:space="preserve"> PAGEREF _Toc483344178 \h </w:instrText>
        </w:r>
        <w:r w:rsidR="00124AEC">
          <w:fldChar w:fldCharType="separate"/>
        </w:r>
        <w:r w:rsidR="00124AEC">
          <w:t>43</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79" w:history="1">
        <w:r w:rsidR="00124AEC">
          <w:rPr>
            <w:rStyle w:val="Hyperlink"/>
          </w:rPr>
          <w:t xml:space="preserve">7.1 </w:t>
        </w:r>
        <w:r w:rsidR="00124AEC">
          <w:rPr>
            <w:rStyle w:val="Hyperlink"/>
            <w:rFonts w:hint="eastAsia"/>
          </w:rPr>
          <w:t>工作总结</w:t>
        </w:r>
        <w:r w:rsidR="00124AEC">
          <w:tab/>
        </w:r>
        <w:r w:rsidR="00124AEC">
          <w:fldChar w:fldCharType="begin"/>
        </w:r>
        <w:r w:rsidR="00124AEC">
          <w:instrText xml:space="preserve"> PAGEREF _Toc483344179 \h </w:instrText>
        </w:r>
        <w:r w:rsidR="00124AEC">
          <w:fldChar w:fldCharType="separate"/>
        </w:r>
        <w:r w:rsidR="00124AEC">
          <w:t>43</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80" w:history="1">
        <w:r w:rsidR="00124AEC">
          <w:rPr>
            <w:rStyle w:val="Hyperlink"/>
          </w:rPr>
          <w:t xml:space="preserve">7.2 </w:t>
        </w:r>
        <w:r w:rsidR="00124AEC">
          <w:rPr>
            <w:rStyle w:val="Hyperlink"/>
            <w:rFonts w:hint="eastAsia"/>
          </w:rPr>
          <w:t>需改进的点</w:t>
        </w:r>
        <w:r w:rsidR="00124AEC">
          <w:tab/>
        </w:r>
        <w:r w:rsidR="00124AEC">
          <w:fldChar w:fldCharType="begin"/>
        </w:r>
        <w:r w:rsidR="00124AEC">
          <w:instrText xml:space="preserve"> PAGEREF _Toc483344180 \h </w:instrText>
        </w:r>
        <w:r w:rsidR="00124AEC">
          <w:fldChar w:fldCharType="separate"/>
        </w:r>
        <w:r w:rsidR="00124AEC">
          <w:t>43</w:t>
        </w:r>
        <w:r w:rsidR="00124AEC">
          <w:fldChar w:fldCharType="end"/>
        </w:r>
      </w:hyperlink>
    </w:p>
    <w:p w:rsidR="008415D1" w:rsidRDefault="004D04C2">
      <w:pPr>
        <w:pStyle w:val="TOC1"/>
        <w:spacing w:before="120"/>
        <w:rPr>
          <w:rFonts w:asciiTheme="minorHAnsi" w:eastAsiaTheme="minorEastAsia" w:hAnsiTheme="minorHAnsi" w:cstheme="minorBidi"/>
          <w:b w:val="0"/>
          <w:sz w:val="21"/>
        </w:rPr>
      </w:pPr>
      <w:hyperlink w:anchor="_Toc483344181" w:history="1">
        <w:r w:rsidR="00124AEC">
          <w:rPr>
            <w:rStyle w:val="Hyperlink"/>
            <w:rFonts w:hint="eastAsia"/>
          </w:rPr>
          <w:t>参考文献</w:t>
        </w:r>
        <w:r w:rsidR="00124AEC">
          <w:tab/>
        </w:r>
        <w:r w:rsidR="00124AEC">
          <w:fldChar w:fldCharType="begin"/>
        </w:r>
        <w:r w:rsidR="00124AEC">
          <w:instrText xml:space="preserve"> PAGEREF _Toc483344181 \h </w:instrText>
        </w:r>
        <w:r w:rsidR="00124AEC">
          <w:fldChar w:fldCharType="separate"/>
        </w:r>
        <w:r w:rsidR="00124AEC">
          <w:t>44</w:t>
        </w:r>
        <w:r w:rsidR="00124AEC">
          <w:fldChar w:fldCharType="end"/>
        </w:r>
      </w:hyperlink>
    </w:p>
    <w:p w:rsidR="008415D1" w:rsidRDefault="004D04C2">
      <w:pPr>
        <w:pStyle w:val="TOC1"/>
        <w:spacing w:before="120"/>
        <w:rPr>
          <w:rFonts w:asciiTheme="minorHAnsi" w:eastAsiaTheme="minorEastAsia" w:hAnsiTheme="minorHAnsi" w:cstheme="minorBidi"/>
          <w:b w:val="0"/>
          <w:sz w:val="21"/>
        </w:rPr>
      </w:pPr>
      <w:hyperlink w:anchor="_Toc483344182" w:history="1">
        <w:r w:rsidR="00124AEC">
          <w:rPr>
            <w:rStyle w:val="Hyperlink"/>
            <w:rFonts w:hint="eastAsia"/>
          </w:rPr>
          <w:t>致</w:t>
        </w:r>
        <w:r w:rsidR="00124AEC">
          <w:rPr>
            <w:rStyle w:val="Hyperlink"/>
          </w:rPr>
          <w:t xml:space="preserve">  </w:t>
        </w:r>
        <w:r w:rsidR="00124AEC">
          <w:rPr>
            <w:rStyle w:val="Hyperlink"/>
            <w:rFonts w:hint="eastAsia"/>
          </w:rPr>
          <w:t>谢</w:t>
        </w:r>
        <w:r w:rsidR="00124AEC">
          <w:tab/>
        </w:r>
        <w:r w:rsidR="00124AEC">
          <w:fldChar w:fldCharType="begin"/>
        </w:r>
        <w:r w:rsidR="00124AEC">
          <w:instrText xml:space="preserve"> PAGEREF _Toc483344182 \h </w:instrText>
        </w:r>
        <w:r w:rsidR="00124AEC">
          <w:fldChar w:fldCharType="separate"/>
        </w:r>
        <w:r w:rsidR="00124AEC">
          <w:t>45</w:t>
        </w:r>
        <w:r w:rsidR="00124AEC">
          <w:fldChar w:fldCharType="end"/>
        </w:r>
      </w:hyperlink>
    </w:p>
    <w:p w:rsidR="008415D1" w:rsidRDefault="004D04C2">
      <w:pPr>
        <w:pStyle w:val="TOC1"/>
        <w:spacing w:before="120"/>
        <w:rPr>
          <w:rFonts w:asciiTheme="minorHAnsi" w:eastAsiaTheme="minorEastAsia" w:hAnsiTheme="minorHAnsi" w:cstheme="minorBidi"/>
          <w:b w:val="0"/>
          <w:sz w:val="21"/>
        </w:rPr>
      </w:pPr>
      <w:hyperlink w:anchor="_Toc483344183" w:history="1">
        <w:r w:rsidR="00124AEC">
          <w:rPr>
            <w:rStyle w:val="Hyperlink"/>
            <w:rFonts w:hint="eastAsia"/>
          </w:rPr>
          <w:t>附录</w:t>
        </w:r>
        <w:r w:rsidR="00124AEC">
          <w:rPr>
            <w:rStyle w:val="Hyperlink"/>
          </w:rPr>
          <w:t xml:space="preserve">A: </w:t>
        </w:r>
        <w:r w:rsidR="00124AEC">
          <w:rPr>
            <w:rStyle w:val="Hyperlink"/>
            <w:rFonts w:hint="eastAsia"/>
          </w:rPr>
          <w:t>主要源代码</w:t>
        </w:r>
        <w:r w:rsidR="00124AEC">
          <w:tab/>
        </w:r>
        <w:r w:rsidR="00124AEC">
          <w:fldChar w:fldCharType="begin"/>
        </w:r>
        <w:r w:rsidR="00124AEC">
          <w:instrText xml:space="preserve"> PAGEREF _Toc483344183 \h </w:instrText>
        </w:r>
        <w:r w:rsidR="00124AEC">
          <w:fldChar w:fldCharType="separate"/>
        </w:r>
        <w:r w:rsidR="00124AEC">
          <w:t>46</w:t>
        </w:r>
        <w:r w:rsidR="00124AEC">
          <w:fldChar w:fldCharType="end"/>
        </w:r>
      </w:hyperlink>
    </w:p>
    <w:p w:rsidR="008415D1" w:rsidRDefault="004D04C2">
      <w:pPr>
        <w:pStyle w:val="TOC1"/>
        <w:spacing w:before="120"/>
        <w:rPr>
          <w:rFonts w:asciiTheme="minorHAnsi" w:eastAsiaTheme="minorEastAsia" w:hAnsiTheme="minorHAnsi" w:cstheme="minorBidi"/>
          <w:b w:val="0"/>
          <w:sz w:val="21"/>
        </w:rPr>
      </w:pPr>
      <w:hyperlink w:anchor="_Toc483344184" w:history="1">
        <w:r w:rsidR="00124AEC">
          <w:rPr>
            <w:rStyle w:val="Hyperlink"/>
            <w:rFonts w:hint="eastAsia"/>
          </w:rPr>
          <w:t>附录</w:t>
        </w:r>
        <w:r w:rsidR="00124AEC">
          <w:rPr>
            <w:rStyle w:val="Hyperlink"/>
          </w:rPr>
          <w:t xml:space="preserve">B: </w:t>
        </w:r>
        <w:r w:rsidR="00124AEC">
          <w:rPr>
            <w:rStyle w:val="Hyperlink"/>
            <w:rFonts w:hint="eastAsia"/>
          </w:rPr>
          <w:t>软件使用说明书</w:t>
        </w:r>
        <w:r w:rsidR="00124AEC">
          <w:tab/>
        </w:r>
        <w:r w:rsidR="00124AEC">
          <w:fldChar w:fldCharType="begin"/>
        </w:r>
        <w:r w:rsidR="00124AEC">
          <w:instrText xml:space="preserve"> PAGEREF _Toc483344184 \h </w:instrText>
        </w:r>
        <w:r w:rsidR="00124AEC">
          <w:fldChar w:fldCharType="separate"/>
        </w:r>
        <w:r w:rsidR="00124AEC">
          <w:t>59</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85" w:history="1">
        <w:r w:rsidR="00124AEC">
          <w:rPr>
            <w:rStyle w:val="Hyperlink"/>
          </w:rPr>
          <w:t>1.</w:t>
        </w:r>
        <w:r w:rsidR="00124AEC">
          <w:rPr>
            <w:rStyle w:val="Hyperlink"/>
            <w:rFonts w:hAnsi="宋体" w:hint="eastAsia"/>
          </w:rPr>
          <w:t>软件描述</w:t>
        </w:r>
        <w:r w:rsidR="00124AEC">
          <w:tab/>
        </w:r>
        <w:r w:rsidR="00124AEC">
          <w:fldChar w:fldCharType="begin"/>
        </w:r>
        <w:r w:rsidR="00124AEC">
          <w:instrText xml:space="preserve"> PAGEREF _Toc483344185 \h </w:instrText>
        </w:r>
        <w:r w:rsidR="00124AEC">
          <w:fldChar w:fldCharType="separate"/>
        </w:r>
        <w:r w:rsidR="00124AEC">
          <w:t>59</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86" w:history="1">
        <w:r w:rsidR="00124AEC">
          <w:rPr>
            <w:rStyle w:val="Hyperlink"/>
          </w:rPr>
          <w:t xml:space="preserve">1.1 </w:t>
        </w:r>
        <w:r w:rsidR="00124AEC">
          <w:rPr>
            <w:rStyle w:val="Hyperlink"/>
            <w:rFonts w:hint="eastAsia"/>
          </w:rPr>
          <w:t>系统主要功能</w:t>
        </w:r>
        <w:r w:rsidR="00124AEC">
          <w:tab/>
        </w:r>
        <w:r w:rsidR="00124AEC">
          <w:fldChar w:fldCharType="begin"/>
        </w:r>
        <w:r w:rsidR="00124AEC">
          <w:instrText xml:space="preserve"> PAGEREF _Toc483344186 \h </w:instrText>
        </w:r>
        <w:r w:rsidR="00124AEC">
          <w:fldChar w:fldCharType="separate"/>
        </w:r>
        <w:r w:rsidR="00124AEC">
          <w:t>59</w:t>
        </w:r>
        <w:r w:rsidR="00124AEC">
          <w:fldChar w:fldCharType="end"/>
        </w:r>
      </w:hyperlink>
    </w:p>
    <w:p w:rsidR="008415D1" w:rsidRDefault="004D04C2">
      <w:pPr>
        <w:pStyle w:val="TOC2"/>
        <w:tabs>
          <w:tab w:val="right" w:leader="dot" w:pos="8777"/>
        </w:tabs>
        <w:ind w:left="720" w:right="480"/>
        <w:rPr>
          <w:rFonts w:asciiTheme="minorHAnsi" w:eastAsiaTheme="minorEastAsia" w:hAnsiTheme="minorHAnsi" w:cstheme="minorBidi"/>
          <w:sz w:val="21"/>
        </w:rPr>
      </w:pPr>
      <w:hyperlink w:anchor="_Toc483344187" w:history="1">
        <w:r w:rsidR="00124AEC">
          <w:rPr>
            <w:rStyle w:val="Hyperlink"/>
          </w:rPr>
          <w:t>2.</w:t>
        </w:r>
        <w:r w:rsidR="00124AEC">
          <w:rPr>
            <w:rStyle w:val="Hyperlink"/>
            <w:rFonts w:hAnsi="宋体" w:hint="eastAsia"/>
          </w:rPr>
          <w:t>软件的安装</w:t>
        </w:r>
        <w:r w:rsidR="00124AEC">
          <w:tab/>
        </w:r>
        <w:r w:rsidR="00124AEC">
          <w:fldChar w:fldCharType="begin"/>
        </w:r>
        <w:r w:rsidR="00124AEC">
          <w:instrText xml:space="preserve"> PAGEREF _Toc483344187 \h </w:instrText>
        </w:r>
        <w:r w:rsidR="00124AEC">
          <w:fldChar w:fldCharType="separate"/>
        </w:r>
        <w:r w:rsidR="00124AEC">
          <w:t>59</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88" w:history="1">
        <w:r w:rsidR="00124AEC">
          <w:rPr>
            <w:rStyle w:val="Hyperlink"/>
          </w:rPr>
          <w:t xml:space="preserve">2.1 </w:t>
        </w:r>
        <w:r w:rsidR="00124AEC">
          <w:rPr>
            <w:rStyle w:val="Hyperlink"/>
            <w:rFonts w:hint="eastAsia"/>
          </w:rPr>
          <w:t>系统环境需求</w:t>
        </w:r>
        <w:r w:rsidR="00124AEC">
          <w:tab/>
        </w:r>
        <w:r w:rsidR="00124AEC">
          <w:fldChar w:fldCharType="begin"/>
        </w:r>
        <w:r w:rsidR="00124AEC">
          <w:instrText xml:space="preserve"> PAGEREF _Toc483344188 \h </w:instrText>
        </w:r>
        <w:r w:rsidR="00124AEC">
          <w:fldChar w:fldCharType="separate"/>
        </w:r>
        <w:r w:rsidR="00124AEC">
          <w:t>59</w:t>
        </w:r>
        <w:r w:rsidR="00124AEC">
          <w:fldChar w:fldCharType="end"/>
        </w:r>
      </w:hyperlink>
    </w:p>
    <w:p w:rsidR="008415D1" w:rsidRDefault="004D04C2">
      <w:pPr>
        <w:pStyle w:val="TOC3"/>
        <w:tabs>
          <w:tab w:val="right" w:leader="dot" w:pos="8777"/>
        </w:tabs>
        <w:ind w:left="960" w:right="480"/>
        <w:rPr>
          <w:rFonts w:asciiTheme="minorHAnsi" w:eastAsiaTheme="minorEastAsia" w:hAnsiTheme="minorHAnsi" w:cstheme="minorBidi"/>
          <w:sz w:val="21"/>
        </w:rPr>
      </w:pPr>
      <w:hyperlink w:anchor="_Toc483344189" w:history="1">
        <w:r w:rsidR="00124AEC">
          <w:rPr>
            <w:rStyle w:val="Hyperlink"/>
          </w:rPr>
          <w:t xml:space="preserve">2.2 </w:t>
        </w:r>
        <w:r w:rsidR="00124AEC">
          <w:rPr>
            <w:rStyle w:val="Hyperlink"/>
            <w:rFonts w:hint="eastAsia"/>
          </w:rPr>
          <w:t>使用说明</w:t>
        </w:r>
        <w:r w:rsidR="00124AEC">
          <w:tab/>
        </w:r>
        <w:r w:rsidR="00124AEC">
          <w:fldChar w:fldCharType="begin"/>
        </w:r>
        <w:r w:rsidR="00124AEC">
          <w:instrText xml:space="preserve"> PAGEREF _Toc483344189 \h </w:instrText>
        </w:r>
        <w:r w:rsidR="00124AEC">
          <w:fldChar w:fldCharType="separate"/>
        </w:r>
        <w:r w:rsidR="00124AEC">
          <w:t>59</w:t>
        </w:r>
        <w:r w:rsidR="00124AEC">
          <w:fldChar w:fldCharType="end"/>
        </w:r>
      </w:hyperlink>
    </w:p>
    <w:p w:rsidR="008415D1" w:rsidRDefault="00124AEC">
      <w:pPr>
        <w:spacing w:line="300" w:lineRule="auto"/>
        <w:sectPr w:rsidR="008415D1">
          <w:footerReference w:type="first" r:id="rId16"/>
          <w:type w:val="oddPage"/>
          <w:pgSz w:w="11906" w:h="16838"/>
          <w:pgMar w:top="1418" w:right="1418" w:bottom="1418" w:left="1701" w:header="851" w:footer="992" w:gutter="0"/>
          <w:pgNumType w:fmt="lowerRoman" w:start="1"/>
          <w:cols w:space="425"/>
          <w:titlePg/>
          <w:docGrid w:linePitch="312"/>
        </w:sectPr>
      </w:pPr>
      <w:r>
        <w:rPr>
          <w:b/>
        </w:rPr>
        <w:fldChar w:fldCharType="end"/>
      </w:r>
    </w:p>
    <w:p w:rsidR="008415D1" w:rsidRDefault="00124AEC">
      <w:pPr>
        <w:pStyle w:val="Heading1"/>
        <w:spacing w:before="960" w:after="480"/>
      </w:pPr>
      <w:bookmarkStart w:id="91" w:name="_Toc373325096"/>
      <w:bookmarkStart w:id="92" w:name="_Toc373325902"/>
      <w:bookmarkStart w:id="93" w:name="_Toc373357787"/>
      <w:bookmarkStart w:id="94" w:name="_Toc373357648"/>
      <w:bookmarkStart w:id="95" w:name="_Toc373325715"/>
      <w:bookmarkStart w:id="96" w:name="_Toc483344113"/>
      <w:r>
        <w:rPr>
          <w:rFonts w:hint="eastAsia"/>
        </w:rPr>
        <w:lastRenderedPageBreak/>
        <w:t>第</w:t>
      </w:r>
      <w:r>
        <w:rPr>
          <w:rFonts w:hint="eastAsia"/>
        </w:rPr>
        <w:t>1</w:t>
      </w:r>
      <w:r>
        <w:rPr>
          <w:rFonts w:hint="eastAsia"/>
        </w:rPr>
        <w:t>章</w:t>
      </w:r>
      <w:r>
        <w:rPr>
          <w:rFonts w:hint="eastAsia"/>
        </w:rPr>
        <w:t xml:space="preserve">  </w:t>
      </w:r>
      <w:bookmarkEnd w:id="91"/>
      <w:bookmarkEnd w:id="92"/>
      <w:bookmarkEnd w:id="93"/>
      <w:bookmarkEnd w:id="94"/>
      <w:bookmarkEnd w:id="95"/>
      <w:r>
        <w:rPr>
          <w:rFonts w:hint="eastAsia"/>
        </w:rPr>
        <w:t>绪论</w:t>
      </w:r>
      <w:bookmarkEnd w:id="96"/>
    </w:p>
    <w:p w:rsidR="008415D1" w:rsidRDefault="00124AEC">
      <w:pPr>
        <w:pStyle w:val="Heading2"/>
        <w:spacing w:before="240" w:after="120"/>
      </w:pPr>
      <w:bookmarkStart w:id="97" w:name="_Toc373357788"/>
      <w:bookmarkStart w:id="98" w:name="_Toc373325097"/>
      <w:bookmarkStart w:id="99" w:name="_Toc373325716"/>
      <w:bookmarkStart w:id="100" w:name="_Toc373357649"/>
      <w:bookmarkStart w:id="101" w:name="_Toc373325903"/>
      <w:bookmarkStart w:id="102" w:name="_Toc483344114"/>
      <w:r>
        <w:rPr>
          <w:rFonts w:hint="eastAsia"/>
        </w:rPr>
        <w:t xml:space="preserve">1.1 </w:t>
      </w:r>
      <w:bookmarkEnd w:id="97"/>
      <w:bookmarkEnd w:id="98"/>
      <w:bookmarkEnd w:id="99"/>
      <w:bookmarkEnd w:id="100"/>
      <w:bookmarkEnd w:id="101"/>
      <w:r>
        <w:rPr>
          <w:rFonts w:hint="eastAsia"/>
        </w:rPr>
        <w:t>背景</w:t>
      </w:r>
      <w:bookmarkEnd w:id="102"/>
    </w:p>
    <w:p w:rsidR="001F4472" w:rsidRDefault="00124AEC">
      <w:pPr>
        <w:spacing w:line="300" w:lineRule="auto"/>
        <w:ind w:firstLineChars="200" w:firstLine="480"/>
      </w:pPr>
      <w:r>
        <w:rPr>
          <w:rFonts w:hint="eastAsia"/>
        </w:rPr>
        <w:t>由于现在高校多数采取选课制度，</w:t>
      </w:r>
      <w:r w:rsidR="005F1C22">
        <w:rPr>
          <w:rFonts w:hint="eastAsia"/>
        </w:rPr>
        <w:t>而经过</w:t>
      </w:r>
      <w:r w:rsidR="00991C27">
        <w:rPr>
          <w:rFonts w:hint="eastAsia"/>
        </w:rPr>
        <w:t>了许多年，教务管理系统的发展并没有跟上互联网浪潮向前</w:t>
      </w:r>
      <w:r>
        <w:rPr>
          <w:rFonts w:hint="eastAsia"/>
        </w:rPr>
        <w:t>的</w:t>
      </w:r>
      <w:r w:rsidR="00991C27">
        <w:rPr>
          <w:rFonts w:hint="eastAsia"/>
        </w:rPr>
        <w:t>脚步——</w:t>
      </w:r>
      <w:r w:rsidR="00991C27">
        <w:rPr>
          <w:rFonts w:hint="eastAsia"/>
        </w:rPr>
        <w:t>Bootstrap</w:t>
      </w:r>
      <w:r w:rsidR="00991C27">
        <w:rPr>
          <w:rFonts w:hint="eastAsia"/>
        </w:rPr>
        <w:t>响应式布局系统</w:t>
      </w:r>
      <w:r>
        <w:rPr>
          <w:rFonts w:hint="eastAsia"/>
        </w:rPr>
        <w:t>。</w:t>
      </w:r>
      <w:r w:rsidR="00991C27">
        <w:rPr>
          <w:rFonts w:hint="eastAsia"/>
        </w:rPr>
        <w:t>过去的许多网站，因为历史遗留性，其渐渐变得只适合在</w:t>
      </w:r>
      <w:r w:rsidR="00991C27">
        <w:rPr>
          <w:rFonts w:hint="eastAsia"/>
        </w:rPr>
        <w:t>PC</w:t>
      </w:r>
      <w:r w:rsidR="00991C27">
        <w:rPr>
          <w:rFonts w:hint="eastAsia"/>
        </w:rPr>
        <w:t>端浏览，而对于现在非常流行的平板电脑和智能手机，它</w:t>
      </w:r>
      <w:r w:rsidR="00BB47A5">
        <w:rPr>
          <w:rFonts w:hint="eastAsia"/>
        </w:rPr>
        <w:t>们</w:t>
      </w:r>
      <w:r w:rsidR="00991C27">
        <w:rPr>
          <w:rFonts w:hint="eastAsia"/>
        </w:rPr>
        <w:t>的支持还不够</w:t>
      </w:r>
      <w:r w:rsidR="00BB47A5">
        <w:rPr>
          <w:rFonts w:hint="eastAsia"/>
        </w:rPr>
        <w:t>。而教务管理系统就是这样一种具有历史遗留性的网站，它包含了庞大的后台数据库，而前端页面在手机和平板电脑上难以适配，</w:t>
      </w:r>
      <w:r w:rsidR="00415311">
        <w:rPr>
          <w:rFonts w:hint="eastAsia"/>
        </w:rPr>
        <w:t>这使得大量数据在嵌入式操作系统</w:t>
      </w:r>
      <w:r w:rsidR="00DA3F4F">
        <w:rPr>
          <w:rFonts w:hint="eastAsia"/>
        </w:rPr>
        <w:t>的浏览器中显得非常冗余和杂乱</w:t>
      </w:r>
      <w:r w:rsidR="00415311">
        <w:rPr>
          <w:rFonts w:hint="eastAsia"/>
        </w:rPr>
        <w:t>，</w:t>
      </w:r>
      <w:r w:rsidR="001F4472">
        <w:rPr>
          <w:rFonts w:hint="eastAsia"/>
        </w:rPr>
        <w:t>而使用当前最新的网站栅格布局系统，在</w:t>
      </w:r>
      <w:r w:rsidR="001F4472">
        <w:rPr>
          <w:rFonts w:hint="eastAsia"/>
        </w:rPr>
        <w:t>Windows</w:t>
      </w:r>
      <w:r w:rsidR="001F4472">
        <w:rPr>
          <w:rFonts w:hint="eastAsia"/>
        </w:rPr>
        <w:t>操作系统上进行开发，使用栅格系统布局，则在其他所有类型的设备上都可以进行访问，它会自适应屏幕的尺寸</w:t>
      </w:r>
      <w:r w:rsidR="00B91243">
        <w:rPr>
          <w:rFonts w:hint="eastAsia"/>
        </w:rPr>
        <w:t>并对相关内容进行排版，然后再</w:t>
      </w:r>
      <w:r w:rsidR="001F4472">
        <w:rPr>
          <w:rFonts w:hint="eastAsia"/>
        </w:rPr>
        <w:t>进行显示。</w:t>
      </w:r>
    </w:p>
    <w:p w:rsidR="00132EA0" w:rsidRDefault="001F4472">
      <w:pPr>
        <w:spacing w:line="300" w:lineRule="auto"/>
        <w:ind w:firstLineChars="200" w:firstLine="480"/>
      </w:pPr>
      <w:r>
        <w:rPr>
          <w:rFonts w:hint="eastAsia"/>
        </w:rPr>
        <w:t>除此（</w:t>
      </w:r>
      <w:r>
        <w:rPr>
          <w:rFonts w:hint="eastAsia"/>
        </w:rPr>
        <w:t>Bootstrap</w:t>
      </w:r>
      <w:r>
        <w:rPr>
          <w:rFonts w:hint="eastAsia"/>
        </w:rPr>
        <w:t>栅格布局）</w:t>
      </w:r>
      <w:r w:rsidR="00B91243">
        <w:rPr>
          <w:rFonts w:hint="eastAsia"/>
        </w:rPr>
        <w:t>带来的方便</w:t>
      </w:r>
      <w:r>
        <w:rPr>
          <w:rFonts w:hint="eastAsia"/>
        </w:rPr>
        <w:t>之外</w:t>
      </w:r>
      <w:r w:rsidR="00B91243">
        <w:rPr>
          <w:rFonts w:hint="eastAsia"/>
        </w:rPr>
        <w:t>，本学生选课管理信息系统还具有优化的前端，将最</w:t>
      </w:r>
      <w:r w:rsidR="00613D3C">
        <w:rPr>
          <w:rFonts w:hint="eastAsia"/>
        </w:rPr>
        <w:t>复杂的信息以最简单的形式展示出来，</w:t>
      </w:r>
      <w:r w:rsidR="00613D3C">
        <w:rPr>
          <w:rFonts w:hint="eastAsia"/>
        </w:rPr>
        <w:t>Glyphicon</w:t>
      </w:r>
      <w:r w:rsidR="00613D3C">
        <w:rPr>
          <w:rFonts w:hint="eastAsia"/>
        </w:rPr>
        <w:t>和</w:t>
      </w:r>
      <w:r w:rsidR="00613D3C">
        <w:rPr>
          <w:rFonts w:hint="eastAsia"/>
        </w:rPr>
        <w:t>Font-Awesome</w:t>
      </w:r>
      <w:r w:rsidR="004F04E8">
        <w:rPr>
          <w:rFonts w:hint="eastAsia"/>
        </w:rPr>
        <w:t>前端插件使得</w:t>
      </w:r>
      <w:r w:rsidR="00613D3C">
        <w:rPr>
          <w:rFonts w:hint="eastAsia"/>
        </w:rPr>
        <w:t>展示</w:t>
      </w:r>
      <w:r w:rsidR="004F04E8">
        <w:rPr>
          <w:rFonts w:hint="eastAsia"/>
        </w:rPr>
        <w:t>大量信息达</w:t>
      </w:r>
      <w:r w:rsidR="00613D3C">
        <w:rPr>
          <w:rFonts w:hint="eastAsia"/>
        </w:rPr>
        <w:t>到新的水平，</w:t>
      </w:r>
      <w:r w:rsidR="004F04E8">
        <w:rPr>
          <w:rFonts w:hint="eastAsia"/>
        </w:rPr>
        <w:t>其</w:t>
      </w:r>
      <w:r w:rsidR="00613D3C">
        <w:rPr>
          <w:rFonts w:hint="eastAsia"/>
        </w:rPr>
        <w:t>界面美观自然，信息</w:t>
      </w:r>
      <w:r w:rsidR="00132EA0">
        <w:rPr>
          <w:rFonts w:hint="eastAsia"/>
        </w:rPr>
        <w:t>内容</w:t>
      </w:r>
      <w:r w:rsidR="00613D3C">
        <w:rPr>
          <w:rFonts w:hint="eastAsia"/>
        </w:rPr>
        <w:t>充分</w:t>
      </w:r>
      <w:r w:rsidR="00132EA0">
        <w:rPr>
          <w:rFonts w:hint="eastAsia"/>
        </w:rPr>
        <w:t>又不冗余，且</w:t>
      </w:r>
      <w:r w:rsidR="00613D3C">
        <w:rPr>
          <w:rFonts w:hint="eastAsia"/>
        </w:rPr>
        <w:t>一目了然。</w:t>
      </w:r>
    </w:p>
    <w:p w:rsidR="008415D1" w:rsidRPr="00D467C0" w:rsidRDefault="00132EA0">
      <w:pPr>
        <w:spacing w:line="300" w:lineRule="auto"/>
        <w:ind w:firstLineChars="200" w:firstLine="480"/>
        <w:rPr>
          <w:color w:val="FF0000"/>
        </w:rPr>
      </w:pPr>
      <w:r>
        <w:rPr>
          <w:rFonts w:hint="eastAsia"/>
        </w:rPr>
        <w:t>与旧版系统（即以往的教务管理系统）相比，除了</w:t>
      </w:r>
      <w:r w:rsidR="006823CD">
        <w:rPr>
          <w:rFonts w:hint="eastAsia"/>
        </w:rPr>
        <w:t>实现</w:t>
      </w:r>
      <w:r>
        <w:rPr>
          <w:rFonts w:hint="eastAsia"/>
        </w:rPr>
        <w:t>对教师发布的课程</w:t>
      </w:r>
      <w:r w:rsidR="006823CD">
        <w:rPr>
          <w:rFonts w:hint="eastAsia"/>
        </w:rPr>
        <w:t>完成编排和学生选课的</w:t>
      </w:r>
      <w:r w:rsidR="000724F9">
        <w:rPr>
          <w:rFonts w:hint="eastAsia"/>
        </w:rPr>
        <w:t>进行实现，</w:t>
      </w:r>
      <w:r>
        <w:rPr>
          <w:rFonts w:hint="eastAsia"/>
        </w:rPr>
        <w:t>它的功能更</w:t>
      </w:r>
      <w:r w:rsidR="000724F9">
        <w:rPr>
          <w:rFonts w:hint="eastAsia"/>
        </w:rPr>
        <w:t>多地</w:t>
      </w:r>
      <w:r>
        <w:rPr>
          <w:rFonts w:hint="eastAsia"/>
        </w:rPr>
        <w:t>侧重</w:t>
      </w:r>
      <w:r w:rsidR="000724F9">
        <w:rPr>
          <w:rFonts w:hint="eastAsia"/>
        </w:rPr>
        <w:t>了</w:t>
      </w:r>
      <w:r>
        <w:rPr>
          <w:rFonts w:hint="eastAsia"/>
        </w:rPr>
        <w:t>学生和教师的互动，学生和老师可以互相评价（访问个人主页之后才能评价）</w:t>
      </w:r>
      <w:r w:rsidR="00EB6C14">
        <w:rPr>
          <w:rFonts w:hint="eastAsia"/>
        </w:rPr>
        <w:t>。。。</w:t>
      </w:r>
      <w:r w:rsidR="00124AEC" w:rsidRPr="00D467C0">
        <w:rPr>
          <w:rFonts w:hint="eastAsia"/>
          <w:color w:val="FF0000"/>
        </w:rPr>
        <w:t>学生和老师之间的联系更偏向于多对多的灵活的随机组合，导致了教师和学生并没有长时间固定交流的客观条件，相比初高中沟通相对缺乏。针对这种现状，近日上海市教委出台了教师坐班答疑的规定。规定教师必须坐班答疑，教授、副教授每周坐班答疑的时间不少于</w:t>
      </w:r>
      <w:r w:rsidR="00124AEC" w:rsidRPr="00D467C0">
        <w:rPr>
          <w:rFonts w:hint="eastAsia"/>
          <w:color w:val="FF0000"/>
        </w:rPr>
        <w:t>8</w:t>
      </w:r>
      <w:r w:rsidR="00124AEC" w:rsidRPr="00D467C0">
        <w:rPr>
          <w:rFonts w:hint="eastAsia"/>
          <w:color w:val="FF0000"/>
        </w:rPr>
        <w:t>小时或一天；讲师不少于</w:t>
      </w:r>
      <w:r w:rsidR="00124AEC" w:rsidRPr="00D467C0">
        <w:rPr>
          <w:rFonts w:hint="eastAsia"/>
          <w:color w:val="FF0000"/>
        </w:rPr>
        <w:t>24</w:t>
      </w:r>
      <w:r w:rsidR="00124AEC" w:rsidRPr="00D467C0">
        <w:rPr>
          <w:rFonts w:hint="eastAsia"/>
          <w:color w:val="FF0000"/>
        </w:rPr>
        <w:t>小时或两天，助教不少于</w:t>
      </w:r>
      <w:r w:rsidR="00124AEC" w:rsidRPr="00D467C0">
        <w:rPr>
          <w:rFonts w:hint="eastAsia"/>
          <w:color w:val="FF0000"/>
        </w:rPr>
        <w:t>48</w:t>
      </w:r>
      <w:r w:rsidR="00124AEC" w:rsidRPr="00D467C0">
        <w:rPr>
          <w:rFonts w:hint="eastAsia"/>
          <w:color w:val="FF0000"/>
        </w:rPr>
        <w:t>小时或</w:t>
      </w:r>
      <w:r w:rsidR="00124AEC" w:rsidRPr="00D467C0">
        <w:rPr>
          <w:rFonts w:hint="eastAsia"/>
          <w:color w:val="FF0000"/>
        </w:rPr>
        <w:t>4</w:t>
      </w:r>
      <w:r w:rsidR="00124AEC" w:rsidRPr="00D467C0">
        <w:rPr>
          <w:rFonts w:hint="eastAsia"/>
          <w:color w:val="FF0000"/>
        </w:rPr>
        <w:t>天。</w:t>
      </w:r>
    </w:p>
    <w:p w:rsidR="008415D1" w:rsidRPr="00D467C0" w:rsidRDefault="00124AEC">
      <w:pPr>
        <w:spacing w:line="300" w:lineRule="auto"/>
        <w:ind w:firstLineChars="200" w:firstLine="480"/>
        <w:rPr>
          <w:color w:val="FF0000"/>
        </w:rPr>
      </w:pPr>
      <w:r w:rsidRPr="00D467C0">
        <w:rPr>
          <w:rFonts w:hint="eastAsia"/>
          <w:color w:val="FF0000"/>
        </w:rPr>
        <w:t>然而尽管如此，依旧会因为时间空间上的限制导致答疑不能覆盖到每一个学生及老师的需求。这种坐班答疑的制度会导致在答疑时间段内有其他课程的安排的学生错过答疑的机会，也使得部分老师因为没有前来答疑的学生浪费大量宝贵的时间。因为这些种种客观原因的存在，导致坐班答疑没有达到最初的目标，在给学生和老师提供交流机会这个目的上起到的作用有限。</w:t>
      </w:r>
    </w:p>
    <w:p w:rsidR="008415D1" w:rsidRDefault="00124AEC">
      <w:pPr>
        <w:spacing w:line="300" w:lineRule="auto"/>
        <w:ind w:firstLineChars="200" w:firstLine="480"/>
      </w:pPr>
      <w:r w:rsidRPr="00D467C0">
        <w:rPr>
          <w:rFonts w:hint="eastAsia"/>
          <w:color w:val="FF0000"/>
        </w:rPr>
        <w:t>由此，本次毕业设计将实现完成一个</w:t>
      </w:r>
      <w:r w:rsidRPr="00D467C0">
        <w:rPr>
          <w:color w:val="FF0000"/>
        </w:rPr>
        <w:t>信息安全课程在线系统</w:t>
      </w:r>
      <w:r w:rsidRPr="00D467C0">
        <w:rPr>
          <w:rFonts w:hint="eastAsia"/>
          <w:color w:val="FF0000"/>
        </w:rPr>
        <w:t>，这个系统旨在设计一个能够</w:t>
      </w:r>
      <w:r w:rsidRPr="00D467C0">
        <w:rPr>
          <w:color w:val="FF0000"/>
        </w:rPr>
        <w:t>使得学生和老师能够充分利用互联网实现答疑以及跟踪课程</w:t>
      </w:r>
      <w:r w:rsidRPr="00D467C0">
        <w:rPr>
          <w:rFonts w:hint="eastAsia"/>
          <w:color w:val="FF0000"/>
        </w:rPr>
        <w:t>，</w:t>
      </w:r>
      <w:r w:rsidRPr="00D467C0">
        <w:rPr>
          <w:color w:val="FF0000"/>
        </w:rPr>
        <w:t>方便学生咨询</w:t>
      </w:r>
      <w:r w:rsidRPr="00D467C0">
        <w:rPr>
          <w:rFonts w:hint="eastAsia"/>
          <w:color w:val="FF0000"/>
        </w:rPr>
        <w:t>，</w:t>
      </w:r>
      <w:r w:rsidRPr="00D467C0">
        <w:rPr>
          <w:color w:val="FF0000"/>
        </w:rPr>
        <w:lastRenderedPageBreak/>
        <w:t>便于老师回复的平台</w:t>
      </w:r>
      <w:r>
        <w:rPr>
          <w:rFonts w:hint="eastAsia"/>
        </w:rPr>
        <w:t>。</w:t>
      </w:r>
    </w:p>
    <w:p w:rsidR="008415D1" w:rsidRDefault="00124AEC">
      <w:pPr>
        <w:pStyle w:val="Heading2"/>
        <w:spacing w:before="240" w:after="120"/>
      </w:pPr>
      <w:bookmarkStart w:id="103" w:name="_Toc483344115"/>
      <w:r>
        <w:rPr>
          <w:rFonts w:hint="eastAsia"/>
        </w:rPr>
        <w:t xml:space="preserve">1.2 </w:t>
      </w:r>
      <w:r>
        <w:rPr>
          <w:rFonts w:hint="eastAsia"/>
        </w:rPr>
        <w:t>学生选课管理</w:t>
      </w:r>
      <w:r w:rsidR="00781D8B">
        <w:rPr>
          <w:rFonts w:hint="eastAsia"/>
        </w:rPr>
        <w:t>信息</w:t>
      </w:r>
      <w:r>
        <w:rPr>
          <w:rFonts w:hint="eastAsia"/>
        </w:rPr>
        <w:t>系统的优点</w:t>
      </w:r>
      <w:bookmarkEnd w:id="103"/>
    </w:p>
    <w:p w:rsidR="008415D1" w:rsidRDefault="008855F9">
      <w:pPr>
        <w:spacing w:line="300" w:lineRule="auto"/>
        <w:ind w:firstLine="482"/>
      </w:pPr>
      <w:r>
        <w:rPr>
          <w:rFonts w:hint="eastAsia"/>
        </w:rPr>
        <w:t>学生选课管理信息</w:t>
      </w:r>
      <w:r w:rsidR="00124AEC">
        <w:rPr>
          <w:rFonts w:hint="eastAsia"/>
        </w:rPr>
        <w:t>系统是专为老师的</w:t>
      </w:r>
      <w:r>
        <w:rPr>
          <w:rFonts w:hint="eastAsia"/>
        </w:rPr>
        <w:t>课程编排</w:t>
      </w:r>
      <w:r w:rsidR="00124AEC">
        <w:rPr>
          <w:rFonts w:hint="eastAsia"/>
        </w:rPr>
        <w:t>和学生</w:t>
      </w:r>
      <w:r>
        <w:rPr>
          <w:rFonts w:hint="eastAsia"/>
        </w:rPr>
        <w:t>课表安排而设计的信息</w:t>
      </w:r>
      <w:r w:rsidR="00124AEC">
        <w:rPr>
          <w:rFonts w:hint="eastAsia"/>
        </w:rPr>
        <w:t>系统。</w:t>
      </w:r>
      <w:r w:rsidR="00124AEC">
        <w:t>其中包括了</w:t>
      </w:r>
      <w:r w:rsidR="00C51ED7">
        <w:rPr>
          <w:rFonts w:hint="eastAsia"/>
        </w:rPr>
        <w:t>发布</w:t>
      </w:r>
      <w:r w:rsidR="00124AEC">
        <w:t>课程和管理</w:t>
      </w:r>
      <w:r w:rsidR="00C51ED7">
        <w:rPr>
          <w:rFonts w:hint="eastAsia"/>
        </w:rPr>
        <w:t>课程</w:t>
      </w:r>
      <w:r w:rsidR="00124AEC">
        <w:t>功能</w:t>
      </w:r>
      <w:r w:rsidR="00124AEC">
        <w:rPr>
          <w:rFonts w:hint="eastAsia"/>
        </w:rPr>
        <w:t>，</w:t>
      </w:r>
      <w:r w:rsidR="000A7477">
        <w:t>主要是为了解决教学中</w:t>
      </w:r>
      <w:r w:rsidR="000A7477">
        <w:rPr>
          <w:rFonts w:hint="eastAsia"/>
        </w:rPr>
        <w:t>在某一时间段遇到的课程冲突或者教学地点冲突等问题</w:t>
      </w:r>
      <w:r w:rsidR="006A1511">
        <w:rPr>
          <w:rFonts w:hint="eastAsia"/>
        </w:rPr>
        <w:t>。。</w:t>
      </w:r>
      <w:r w:rsidR="000A7477">
        <w:rPr>
          <w:rFonts w:hint="eastAsia"/>
        </w:rPr>
        <w:t>。</w:t>
      </w:r>
      <w:r w:rsidR="00124AEC" w:rsidRPr="000A7477">
        <w:rPr>
          <w:color w:val="FF0000"/>
        </w:rPr>
        <w:t>比如说教学资源共享</w:t>
      </w:r>
      <w:r w:rsidR="00124AEC" w:rsidRPr="000A7477">
        <w:rPr>
          <w:rFonts w:hint="eastAsia"/>
          <w:color w:val="FF0000"/>
        </w:rPr>
        <w:t>，</w:t>
      </w:r>
      <w:r w:rsidR="00124AEC" w:rsidRPr="000A7477">
        <w:rPr>
          <w:color w:val="FF0000"/>
        </w:rPr>
        <w:t>师资力量不足等问题</w:t>
      </w:r>
      <w:r w:rsidR="00124AEC" w:rsidRPr="000A7477">
        <w:rPr>
          <w:rFonts w:hint="eastAsia"/>
          <w:color w:val="FF0000"/>
        </w:rPr>
        <w:t>。</w:t>
      </w:r>
      <w:r w:rsidR="00124AEC" w:rsidRPr="000A7477">
        <w:rPr>
          <w:color w:val="FF0000"/>
        </w:rPr>
        <w:t>通过借助网络技术从而构建虚拟教学环境可以补充多样的数字化共享资源</w:t>
      </w:r>
      <w:r w:rsidR="00124AEC" w:rsidRPr="000A7477">
        <w:rPr>
          <w:rFonts w:hint="eastAsia"/>
          <w:color w:val="FF0000"/>
        </w:rPr>
        <w:t>，</w:t>
      </w:r>
      <w:r w:rsidR="00124AEC" w:rsidRPr="000A7477">
        <w:rPr>
          <w:color w:val="FF0000"/>
        </w:rPr>
        <w:t>实现自动化和智能化教学</w:t>
      </w:r>
      <w:r w:rsidR="00124AEC" w:rsidRPr="000A7477">
        <w:rPr>
          <w:rFonts w:hint="eastAsia"/>
          <w:color w:val="FF0000"/>
        </w:rPr>
        <w:t>，</w:t>
      </w:r>
      <w:r w:rsidR="00124AEC" w:rsidRPr="000A7477">
        <w:rPr>
          <w:color w:val="FF0000"/>
        </w:rPr>
        <w:t>弥补传统课堂的不足</w:t>
      </w:r>
      <w:r w:rsidR="00124AEC">
        <w:rPr>
          <w:rFonts w:hint="eastAsia"/>
        </w:rPr>
        <w:t>。</w:t>
      </w:r>
    </w:p>
    <w:p w:rsidR="008415D1" w:rsidRDefault="00124AEC">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r w:rsidR="006A1511">
        <w:rPr>
          <w:rFonts w:hint="eastAsia"/>
        </w:rPr>
        <w:t>。。</w:t>
      </w:r>
      <w:r w:rsidRPr="0044658F">
        <w:rPr>
          <w:rFonts w:hint="eastAsia"/>
          <w:color w:val="FF0000"/>
        </w:rPr>
        <w:t>在网络教学中，学生是教学活动的主体，教师是活动的设计者，起到引导监督作用，它打破传统方式的局限，以灵活多样的教学组织形式，组织丰富有效的教学活动，调动学生学习积极性，提高老师教学高效性</w:t>
      </w:r>
      <w:r>
        <w:rPr>
          <w:rFonts w:hint="eastAsia"/>
        </w:rPr>
        <w:t>。</w:t>
      </w:r>
    </w:p>
    <w:p w:rsidR="008415D1" w:rsidRDefault="00124AEC">
      <w:pPr>
        <w:pStyle w:val="Heading2"/>
        <w:spacing w:before="240" w:after="120"/>
      </w:pPr>
      <w:bookmarkStart w:id="104" w:name="_Toc373325100"/>
      <w:bookmarkStart w:id="105" w:name="_Toc373357652"/>
      <w:bookmarkStart w:id="106" w:name="_Toc373325906"/>
      <w:bookmarkStart w:id="107" w:name="_Toc373325719"/>
      <w:bookmarkStart w:id="108" w:name="_Toc373357791"/>
      <w:bookmarkStart w:id="109" w:name="_Toc483344116"/>
      <w:r>
        <w:rPr>
          <w:rFonts w:hint="eastAsia"/>
        </w:rPr>
        <w:t xml:space="preserve">1.3 </w:t>
      </w:r>
      <w:bookmarkEnd w:id="104"/>
      <w:bookmarkEnd w:id="105"/>
      <w:bookmarkEnd w:id="106"/>
      <w:bookmarkEnd w:id="107"/>
      <w:bookmarkEnd w:id="108"/>
      <w:r>
        <w:rPr>
          <w:rFonts w:hint="eastAsia"/>
        </w:rPr>
        <w:t>系统实现的目的与意义</w:t>
      </w:r>
      <w:bookmarkEnd w:id="109"/>
    </w:p>
    <w:p w:rsidR="008415D1" w:rsidRPr="00EA7BD5" w:rsidRDefault="00124AEC">
      <w:pPr>
        <w:spacing w:line="300" w:lineRule="auto"/>
        <w:ind w:firstLineChars="200" w:firstLine="480"/>
        <w:rPr>
          <w:color w:val="FF0000"/>
        </w:rPr>
      </w:pPr>
      <w:r>
        <w:rPr>
          <w:rFonts w:hint="eastAsia"/>
        </w:rPr>
        <w:t>本</w:t>
      </w:r>
      <w:r w:rsidRPr="00EA7BD5">
        <w:rPr>
          <w:rFonts w:hint="eastAsia"/>
          <w:color w:val="FF0000"/>
        </w:rPr>
        <w:t>次信息安全课程在线系统的目的在于提供学生和老师一个相互沟通交流的平台，希望借由这个平台上学生可以自由的提问及留言，发表自己的疑惑或者看法，也可以查看课件及上传作业；而老师也可以在这里管理自己的课程，与学生进行及时有效的沟通，从而更好的安排后续课程以及管理学生。</w:t>
      </w:r>
    </w:p>
    <w:p w:rsidR="008415D1" w:rsidRDefault="00124AEC">
      <w:pPr>
        <w:spacing w:line="300" w:lineRule="auto"/>
        <w:ind w:firstLineChars="200" w:firstLine="480"/>
      </w:pPr>
      <w:r w:rsidRPr="00EA7BD5">
        <w:rPr>
          <w:rFonts w:hint="eastAsia"/>
          <w:color w:val="FF0000"/>
        </w:rPr>
        <w:t>一个便捷方便的沟通平台能够使得学生更好的学习理解课程，也能够使得老师更快更及时的得到学生信息反馈，为接下来的课程设计做出更好准备计划。通过这个系统，使得“线上”和“线下”有机结合，支持教师在课堂教学之外的任何场所为学生答疑解惑，有效保证了教与学的延续性，并且展示了教学相长的魅力。在师生交流学习的过程中，解决学习上疑惑的同时，也分享了学生学习可能遇到的困难的心路历程。希望通过线上线下相结合的答疑方式，进一步强化教师和学生的联系，让更多的学生受益，也为老师减轻负担</w:t>
      </w:r>
      <w:r>
        <w:rPr>
          <w:rFonts w:hint="eastAsia"/>
        </w:rPr>
        <w:t>。</w:t>
      </w:r>
    </w:p>
    <w:p w:rsidR="008415D1" w:rsidRDefault="00124AEC">
      <w:pPr>
        <w:pStyle w:val="Heading2"/>
        <w:spacing w:before="240" w:after="120"/>
      </w:pPr>
      <w:bookmarkStart w:id="110" w:name="_Toc373325720"/>
      <w:bookmarkStart w:id="111" w:name="_Toc373325907"/>
      <w:bookmarkStart w:id="112" w:name="_Toc373357792"/>
      <w:bookmarkStart w:id="113" w:name="_Toc373325101"/>
      <w:bookmarkStart w:id="114" w:name="_Toc373357653"/>
      <w:bookmarkStart w:id="115" w:name="_Toc483344117"/>
      <w:r>
        <w:rPr>
          <w:rFonts w:hint="eastAsia"/>
        </w:rPr>
        <w:t xml:space="preserve">1.4 </w:t>
      </w:r>
      <w:bookmarkEnd w:id="110"/>
      <w:bookmarkEnd w:id="111"/>
      <w:bookmarkEnd w:id="112"/>
      <w:bookmarkEnd w:id="113"/>
      <w:bookmarkEnd w:id="114"/>
      <w:r>
        <w:rPr>
          <w:rFonts w:hint="eastAsia"/>
        </w:rPr>
        <w:t>本论文的主要内容与结构</w:t>
      </w:r>
      <w:bookmarkEnd w:id="115"/>
    </w:p>
    <w:p w:rsidR="008415D1" w:rsidRDefault="00124AEC">
      <w:pPr>
        <w:spacing w:line="300" w:lineRule="auto"/>
        <w:ind w:firstLineChars="200" w:firstLine="480"/>
      </w:pPr>
      <w:r>
        <w:rPr>
          <w:rFonts w:hint="eastAsia"/>
        </w:rPr>
        <w:t>本论文研究并设计实现了基于</w:t>
      </w:r>
      <w:r w:rsidR="006A1511">
        <w:rPr>
          <w:rFonts w:hint="eastAsia"/>
        </w:rPr>
        <w:t>ASP.NET MVC</w:t>
      </w:r>
      <w:r>
        <w:rPr>
          <w:rFonts w:hint="eastAsia"/>
        </w:rPr>
        <w:t>的</w:t>
      </w:r>
      <w:r w:rsidR="006A1511">
        <w:rPr>
          <w:rFonts w:hint="eastAsia"/>
        </w:rPr>
        <w:t>学生选课管理信息</w:t>
      </w:r>
      <w:r>
        <w:rPr>
          <w:rFonts w:hint="eastAsia"/>
        </w:rPr>
        <w:t>系统。其前端使用了</w:t>
      </w:r>
      <w:r w:rsidR="006A1511">
        <w:rPr>
          <w:rFonts w:hint="eastAsia"/>
        </w:rPr>
        <w:t>目前国内外最流行的</w:t>
      </w:r>
      <w:r>
        <w:rPr>
          <w:rFonts w:hint="eastAsia"/>
        </w:rPr>
        <w:t>开源框架</w:t>
      </w:r>
      <w:r w:rsidR="006A1511">
        <w:rPr>
          <w:rFonts w:hint="eastAsia"/>
        </w:rPr>
        <w:t>——</w:t>
      </w:r>
      <w:r w:rsidR="006A1511">
        <w:rPr>
          <w:rFonts w:hint="eastAsia"/>
        </w:rPr>
        <w:t>Bootstrap</w:t>
      </w:r>
      <w:r>
        <w:rPr>
          <w:rFonts w:hint="eastAsia"/>
        </w:rPr>
        <w:t>，界面美观，开发方便；后端应用了</w:t>
      </w:r>
      <w:r w:rsidR="00B07CF9">
        <w:rPr>
          <w:rFonts w:hint="eastAsia"/>
        </w:rPr>
        <w:t>ASP.NET</w:t>
      </w:r>
      <w:r w:rsidR="00B07CF9">
        <w:t xml:space="preserve"> </w:t>
      </w:r>
      <w:r>
        <w:rPr>
          <w:rFonts w:hint="eastAsia"/>
        </w:rPr>
        <w:t>MVC</w:t>
      </w:r>
      <w:r>
        <w:rPr>
          <w:rFonts w:hint="eastAsia"/>
        </w:rPr>
        <w:t>架构，</w:t>
      </w:r>
      <w:r w:rsidR="00B07CF9">
        <w:rPr>
          <w:rFonts w:hint="eastAsia"/>
        </w:rPr>
        <w:t>开发</w:t>
      </w:r>
      <w:r>
        <w:rPr>
          <w:rFonts w:hint="eastAsia"/>
        </w:rPr>
        <w:t>分层</w:t>
      </w:r>
      <w:r w:rsidR="00B07CF9">
        <w:rPr>
          <w:rFonts w:hint="eastAsia"/>
        </w:rPr>
        <w:t>十分</w:t>
      </w:r>
      <w:r>
        <w:rPr>
          <w:rFonts w:hint="eastAsia"/>
        </w:rPr>
        <w:t>明确，</w:t>
      </w:r>
      <w:r w:rsidR="00B07CF9">
        <w:rPr>
          <w:rFonts w:hint="eastAsia"/>
        </w:rPr>
        <w:t>同时</w:t>
      </w:r>
      <w:r>
        <w:rPr>
          <w:rFonts w:hint="eastAsia"/>
        </w:rPr>
        <w:t>便于维护；数据库</w:t>
      </w:r>
      <w:r w:rsidR="00B07CF9">
        <w:rPr>
          <w:rFonts w:hint="eastAsia"/>
        </w:rPr>
        <w:t>同样也</w:t>
      </w:r>
      <w:r>
        <w:rPr>
          <w:rFonts w:hint="eastAsia"/>
        </w:rPr>
        <w:t>使用了</w:t>
      </w:r>
      <w:r w:rsidR="003C580A">
        <w:rPr>
          <w:rFonts w:hint="eastAsia"/>
        </w:rPr>
        <w:t>Oracle</w:t>
      </w:r>
      <w:r w:rsidR="003C580A">
        <w:rPr>
          <w:rFonts w:hint="eastAsia"/>
        </w:rPr>
        <w:t>旗下</w:t>
      </w:r>
      <w:r w:rsidR="00B07CF9">
        <w:rPr>
          <w:rFonts w:hint="eastAsia"/>
        </w:rPr>
        <w:t>最流行也是最稳定的小型关系型数据库</w:t>
      </w:r>
      <w:r w:rsidR="00EC2EE7">
        <w:rPr>
          <w:rFonts w:hint="eastAsia"/>
        </w:rPr>
        <w:t>MySQL</w:t>
      </w:r>
      <w:r w:rsidR="00EC2EE7">
        <w:t xml:space="preserve"> </w:t>
      </w:r>
      <w:r w:rsidR="00EC2EE7">
        <w:rPr>
          <w:rFonts w:hint="eastAsia"/>
        </w:rPr>
        <w:t>Database</w:t>
      </w:r>
      <w:r w:rsidR="001520E2">
        <w:t xml:space="preserve"> </w:t>
      </w:r>
      <w:r w:rsidR="00EC2EE7">
        <w:rPr>
          <w:rFonts w:hint="eastAsia"/>
        </w:rPr>
        <w:t>5.1.7</w:t>
      </w:r>
      <w:r w:rsidR="001520E2">
        <w:rPr>
          <w:rFonts w:hint="eastAsia"/>
        </w:rPr>
        <w:t>，既</w:t>
      </w:r>
      <w:r>
        <w:rPr>
          <w:rFonts w:hint="eastAsia"/>
        </w:rPr>
        <w:t>简单清晰，</w:t>
      </w:r>
      <w:r w:rsidR="001520E2">
        <w:rPr>
          <w:rFonts w:hint="eastAsia"/>
        </w:rPr>
        <w:t>又</w:t>
      </w:r>
      <w:r>
        <w:rPr>
          <w:rFonts w:hint="eastAsia"/>
        </w:rPr>
        <w:t>高效安全；另外还结合了</w:t>
      </w:r>
      <w:r w:rsidR="001403B6">
        <w:rPr>
          <w:rFonts w:hint="eastAsia"/>
        </w:rPr>
        <w:t>j</w:t>
      </w:r>
      <w:r>
        <w:rPr>
          <w:rFonts w:hint="eastAsia"/>
        </w:rPr>
        <w:t>Query</w:t>
      </w:r>
      <w:r>
        <w:rPr>
          <w:rFonts w:hint="eastAsia"/>
        </w:rPr>
        <w:t>，</w:t>
      </w:r>
      <w:r w:rsidR="001520E2">
        <w:rPr>
          <w:rFonts w:hint="eastAsia"/>
        </w:rPr>
        <w:t>Ajax</w:t>
      </w:r>
      <w:r>
        <w:rPr>
          <w:rFonts w:hint="eastAsia"/>
        </w:rPr>
        <w:t>等</w:t>
      </w:r>
      <w:r w:rsidR="001520E2">
        <w:rPr>
          <w:rFonts w:hint="eastAsia"/>
        </w:rPr>
        <w:t>前端</w:t>
      </w:r>
      <w:r>
        <w:rPr>
          <w:rFonts w:hint="eastAsia"/>
        </w:rPr>
        <w:t>技术，实现了教师</w:t>
      </w:r>
      <w:r w:rsidR="002F6960">
        <w:rPr>
          <w:rFonts w:hint="eastAsia"/>
        </w:rPr>
        <w:t>管理自己的</w:t>
      </w:r>
      <w:r w:rsidR="002F6960">
        <w:rPr>
          <w:rFonts w:hint="eastAsia"/>
        </w:rPr>
        <w:lastRenderedPageBreak/>
        <w:t>课程（例如发布</w:t>
      </w:r>
      <w:r w:rsidR="002F6960">
        <w:rPr>
          <w:rFonts w:hint="eastAsia"/>
        </w:rPr>
        <w:t>/</w:t>
      </w:r>
      <w:r w:rsidR="002F6960">
        <w:rPr>
          <w:rFonts w:hint="eastAsia"/>
        </w:rPr>
        <w:t>修改</w:t>
      </w:r>
      <w:r>
        <w:rPr>
          <w:rFonts w:hint="eastAsia"/>
        </w:rPr>
        <w:t>课程</w:t>
      </w:r>
      <w:r w:rsidR="002F6960">
        <w:rPr>
          <w:rFonts w:hint="eastAsia"/>
        </w:rPr>
        <w:t>）</w:t>
      </w:r>
      <w:r w:rsidR="007607DD">
        <w:rPr>
          <w:rFonts w:hint="eastAsia"/>
        </w:rPr>
        <w:t>、</w:t>
      </w:r>
      <w:r>
        <w:rPr>
          <w:rFonts w:hint="eastAsia"/>
        </w:rPr>
        <w:t>学生</w:t>
      </w:r>
      <w:r w:rsidR="002F6960">
        <w:rPr>
          <w:rFonts w:hint="eastAsia"/>
        </w:rPr>
        <w:t>选择课程</w:t>
      </w:r>
      <w:r w:rsidR="007607DD">
        <w:rPr>
          <w:rFonts w:hint="eastAsia"/>
        </w:rPr>
        <w:t>、</w:t>
      </w:r>
      <w:r w:rsidR="002F6960">
        <w:rPr>
          <w:rFonts w:hint="eastAsia"/>
        </w:rPr>
        <w:t>安排课表</w:t>
      </w:r>
      <w:r w:rsidR="007607DD">
        <w:rPr>
          <w:rFonts w:hint="eastAsia"/>
        </w:rPr>
        <w:t>、</w:t>
      </w:r>
      <w:r>
        <w:rPr>
          <w:rFonts w:hint="eastAsia"/>
        </w:rPr>
        <w:t>管理员</w:t>
      </w:r>
      <w:r w:rsidR="000E2133">
        <w:rPr>
          <w:rFonts w:hint="eastAsia"/>
        </w:rPr>
        <w:t>管理（如审核）</w:t>
      </w:r>
      <w:r w:rsidR="007607DD">
        <w:rPr>
          <w:rFonts w:hint="eastAsia"/>
        </w:rPr>
        <w:t>课程、教师学生互相留言</w:t>
      </w:r>
      <w:r>
        <w:rPr>
          <w:rFonts w:hint="eastAsia"/>
        </w:rPr>
        <w:t>等功能。</w:t>
      </w:r>
    </w:p>
    <w:p w:rsidR="008415D1" w:rsidRDefault="00124AEC">
      <w:pPr>
        <w:spacing w:line="300" w:lineRule="auto"/>
        <w:ind w:firstLineChars="200" w:firstLine="480"/>
      </w:pPr>
      <w:r>
        <w:rPr>
          <w:rFonts w:hint="eastAsia"/>
        </w:rPr>
        <w:t>第</w:t>
      </w:r>
      <w:r w:rsidR="003655CA">
        <w:rPr>
          <w:rFonts w:hint="eastAsia"/>
        </w:rPr>
        <w:t>一章</w:t>
      </w:r>
      <w:r w:rsidR="007E6A91">
        <w:rPr>
          <w:rFonts w:hint="eastAsia"/>
        </w:rPr>
        <w:t>概要</w:t>
      </w:r>
      <w:r w:rsidR="003655CA">
        <w:rPr>
          <w:rFonts w:hint="eastAsia"/>
        </w:rPr>
        <w:t>介绍了设计该选课管理信息系统的</w:t>
      </w:r>
      <w:r w:rsidR="005F6A81">
        <w:rPr>
          <w:rFonts w:hint="eastAsia"/>
        </w:rPr>
        <w:t>背景原因、设计目的以及现实意义。</w:t>
      </w:r>
      <w:r w:rsidRPr="00DF468E">
        <w:rPr>
          <w:rFonts w:hint="eastAsia"/>
          <w:color w:val="FF0000"/>
        </w:rPr>
        <w:t>一章主要介绍设计信息安全课程在线系统的背景、目的以及意义。</w:t>
      </w:r>
    </w:p>
    <w:p w:rsidR="008415D1" w:rsidRDefault="00124AEC">
      <w:pPr>
        <w:spacing w:line="300" w:lineRule="auto"/>
        <w:ind w:firstLineChars="200" w:firstLine="480"/>
      </w:pPr>
      <w:r>
        <w:rPr>
          <w:rFonts w:hint="eastAsia"/>
        </w:rPr>
        <w:t>第</w:t>
      </w:r>
      <w:r w:rsidRPr="005F6A81">
        <w:rPr>
          <w:rFonts w:hint="eastAsia"/>
        </w:rPr>
        <w:t>二章</w:t>
      </w:r>
      <w:r w:rsidR="007E6A91">
        <w:rPr>
          <w:rFonts w:hint="eastAsia"/>
        </w:rPr>
        <w:t>概要介绍了开发该系统所使用到的技术和开发工具（包括开发环境和运行环境）等。</w:t>
      </w:r>
    </w:p>
    <w:p w:rsidR="008415D1" w:rsidRDefault="00124AEC">
      <w:pPr>
        <w:spacing w:line="300" w:lineRule="auto"/>
        <w:ind w:firstLineChars="200" w:firstLine="480"/>
      </w:pPr>
      <w:r>
        <w:rPr>
          <w:rFonts w:hint="eastAsia"/>
        </w:rPr>
        <w:t>第</w:t>
      </w:r>
      <w:r w:rsidRPr="005F6A81">
        <w:rPr>
          <w:rFonts w:hint="eastAsia"/>
        </w:rPr>
        <w:t>三章</w:t>
      </w:r>
      <w:r w:rsidR="00F7299E">
        <w:rPr>
          <w:rFonts w:hint="eastAsia"/>
        </w:rPr>
        <w:t>对该系统的设计进行了简单的需求分析</w:t>
      </w:r>
      <w:r w:rsidR="0089014D">
        <w:rPr>
          <w:rFonts w:hint="eastAsia"/>
        </w:rPr>
        <w:t>，由先整体后局部</w:t>
      </w:r>
      <w:r w:rsidR="009434FD">
        <w:rPr>
          <w:rFonts w:hint="eastAsia"/>
        </w:rPr>
        <w:t>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sidR="009434FD">
        <w:rPr>
          <w:rFonts w:hint="eastAsia"/>
        </w:rPr>
        <w:t>Excel</w:t>
      </w:r>
      <w:r w:rsidR="009434FD">
        <w:rPr>
          <w:rFonts w:hint="eastAsia"/>
        </w:rPr>
        <w:t>图标和流程图等等；使用这种图文结合的方式</w:t>
      </w:r>
      <w:r w:rsidR="002B261B">
        <w:rPr>
          <w:rFonts w:hint="eastAsia"/>
        </w:rPr>
        <w:t>不仅可以使他人更便于理解该系统，同时也</w:t>
      </w:r>
      <w:r w:rsidR="009434FD">
        <w:rPr>
          <w:rFonts w:hint="eastAsia"/>
        </w:rPr>
        <w:t>更利于开发者（自己）梳理思路，整理脉络，从而快速高效的进行系统的开发。</w:t>
      </w:r>
    </w:p>
    <w:p w:rsidR="008415D1" w:rsidRDefault="00124AEC">
      <w:pPr>
        <w:spacing w:line="300" w:lineRule="auto"/>
        <w:ind w:firstLineChars="200" w:firstLine="480"/>
      </w:pPr>
      <w:r>
        <w:rPr>
          <w:rFonts w:hint="eastAsia"/>
        </w:rPr>
        <w:t>第</w:t>
      </w:r>
      <w:r w:rsidRPr="005F6A81">
        <w:rPr>
          <w:rFonts w:hint="eastAsia"/>
        </w:rPr>
        <w:t>四章</w:t>
      </w:r>
      <w:r w:rsidRPr="002365C5">
        <w:rPr>
          <w:rFonts w:hint="eastAsia"/>
        </w:rPr>
        <w:t>是概要设计，介绍了系统的基本结构以及数据库设计。</w:t>
      </w:r>
    </w:p>
    <w:p w:rsidR="008415D1" w:rsidRDefault="00124AEC">
      <w:pPr>
        <w:spacing w:line="300" w:lineRule="auto"/>
        <w:ind w:firstLineChars="200" w:firstLine="480"/>
      </w:pPr>
      <w:r>
        <w:rPr>
          <w:rFonts w:hint="eastAsia"/>
        </w:rPr>
        <w:t>第</w:t>
      </w:r>
      <w:r w:rsidRPr="005F6A81">
        <w:rPr>
          <w:rFonts w:hint="eastAsia"/>
        </w:rPr>
        <w:t>五章</w:t>
      </w:r>
      <w:r w:rsidRPr="00DF468E">
        <w:rPr>
          <w:rFonts w:hint="eastAsia"/>
          <w:color w:val="FF0000"/>
        </w:rPr>
        <w:t>是详细设计，介绍了系统的页面设计和类设计。通过图表介绍各个页面间</w:t>
      </w:r>
      <w:r>
        <w:rPr>
          <w:rFonts w:hint="eastAsia"/>
        </w:rPr>
        <w:t>的跳转</w:t>
      </w:r>
      <w:r w:rsidRPr="005F6A81">
        <w:rPr>
          <w:rFonts w:hint="eastAsia"/>
        </w:rPr>
        <w:t>以及</w:t>
      </w:r>
      <w:r w:rsidRPr="00DF468E">
        <w:rPr>
          <w:rFonts w:hint="eastAsia"/>
          <w:color w:val="FF0000"/>
        </w:rPr>
        <w:t>相互关系和各个类的设计。</w:t>
      </w:r>
    </w:p>
    <w:p w:rsidR="008415D1" w:rsidRDefault="00124AEC">
      <w:pPr>
        <w:spacing w:line="300" w:lineRule="auto"/>
        <w:ind w:firstLineChars="200" w:firstLine="480"/>
      </w:pPr>
      <w:r>
        <w:rPr>
          <w:rFonts w:hint="eastAsia"/>
        </w:rPr>
        <w:t>第</w:t>
      </w:r>
      <w:r w:rsidRPr="005F6A81">
        <w:rPr>
          <w:rFonts w:hint="eastAsia"/>
        </w:rPr>
        <w:t>六章</w:t>
      </w:r>
      <w:r w:rsidRPr="00DF468E">
        <w:rPr>
          <w:rFonts w:hint="eastAsia"/>
          <w:color w:val="FF0000"/>
        </w:rPr>
        <w:t>是实现与测试，展示了系统实现的页面效果，介绍了后期单元测试的用例</w:t>
      </w:r>
      <w:r>
        <w:rPr>
          <w:rFonts w:hint="eastAsia"/>
        </w:rPr>
        <w:t>及结果</w:t>
      </w:r>
      <w:r w:rsidRPr="005F6A81">
        <w:rPr>
          <w:rFonts w:hint="eastAsia"/>
        </w:rPr>
        <w:t>。</w:t>
      </w:r>
    </w:p>
    <w:p w:rsidR="008415D1" w:rsidRDefault="00124AEC">
      <w:pPr>
        <w:widowControl/>
        <w:ind w:firstLineChars="200" w:firstLine="480"/>
        <w:jc w:val="left"/>
      </w:pPr>
      <w:r>
        <w:rPr>
          <w:rFonts w:hint="eastAsia"/>
        </w:rPr>
        <w:t>第</w:t>
      </w:r>
      <w:r w:rsidRPr="005F6A81">
        <w:rPr>
          <w:rFonts w:hint="eastAsia"/>
        </w:rPr>
        <w:t>七章</w:t>
      </w:r>
      <w:r w:rsidRPr="00DF468E">
        <w:rPr>
          <w:rFonts w:hint="eastAsia"/>
          <w:color w:val="FF0000"/>
        </w:rPr>
        <w:t>是总结，针对本次毕业设计做出总结以及反思毕业设计的不足以及后期可</w:t>
      </w:r>
      <w:r>
        <w:rPr>
          <w:rFonts w:hint="eastAsia"/>
        </w:rPr>
        <w:t>以改进</w:t>
      </w:r>
      <w:r w:rsidRPr="00DF468E">
        <w:rPr>
          <w:rFonts w:hint="eastAsia"/>
          <w:color w:val="FF0000"/>
        </w:rPr>
        <w:t>的地方。</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pgNumType w:start="1"/>
          <w:cols w:space="425"/>
          <w:docGrid w:linePitch="326"/>
        </w:sectPr>
      </w:pPr>
    </w:p>
    <w:p w:rsidR="008415D1" w:rsidRDefault="00124AEC">
      <w:pPr>
        <w:pStyle w:val="Heading1"/>
        <w:spacing w:before="960" w:after="480"/>
      </w:pPr>
      <w:bookmarkStart w:id="116" w:name="_Toc482211727"/>
      <w:bookmarkStart w:id="117" w:name="_Toc483344118"/>
      <w:r>
        <w:rPr>
          <w:rFonts w:hint="eastAsia"/>
        </w:rPr>
        <w:lastRenderedPageBreak/>
        <w:t>第</w:t>
      </w:r>
      <w:r>
        <w:rPr>
          <w:rFonts w:hint="eastAsia"/>
        </w:rPr>
        <w:t>2</w:t>
      </w:r>
      <w:r>
        <w:rPr>
          <w:rFonts w:hint="eastAsia"/>
        </w:rPr>
        <w:t>章</w:t>
      </w:r>
      <w:r>
        <w:rPr>
          <w:rFonts w:hint="eastAsia"/>
        </w:rPr>
        <w:t xml:space="preserve">  </w:t>
      </w:r>
      <w:bookmarkEnd w:id="116"/>
      <w:r>
        <w:rPr>
          <w:rFonts w:hint="eastAsia"/>
        </w:rPr>
        <w:t>开发使用技术简介</w:t>
      </w:r>
      <w:bookmarkEnd w:id="117"/>
    </w:p>
    <w:p w:rsidR="008415D1" w:rsidRDefault="00124AEC">
      <w:pPr>
        <w:pStyle w:val="Heading2"/>
        <w:spacing w:before="240" w:after="120"/>
      </w:pPr>
      <w:bookmarkStart w:id="118" w:name="_Toc373325114"/>
      <w:bookmarkStart w:id="119" w:name="_Toc373325920"/>
      <w:bookmarkStart w:id="120" w:name="_Toc373357666"/>
      <w:bookmarkStart w:id="121" w:name="_Toc373325733"/>
      <w:bookmarkStart w:id="122" w:name="_Toc373357805"/>
      <w:bookmarkStart w:id="123" w:name="_Toc483344119"/>
      <w:r>
        <w:rPr>
          <w:rFonts w:hint="eastAsia"/>
        </w:rPr>
        <w:t xml:space="preserve">2.1 </w:t>
      </w:r>
      <w:bookmarkEnd w:id="118"/>
      <w:bookmarkEnd w:id="119"/>
      <w:bookmarkEnd w:id="120"/>
      <w:bookmarkEnd w:id="121"/>
      <w:bookmarkEnd w:id="122"/>
      <w:r>
        <w:rPr>
          <w:rFonts w:hint="eastAsia"/>
        </w:rPr>
        <w:t>ASP.NET</w:t>
      </w:r>
      <w:r>
        <w:rPr>
          <w:rFonts w:hint="eastAsia"/>
        </w:rPr>
        <w:t>框架与</w:t>
      </w:r>
      <w:r>
        <w:rPr>
          <w:rFonts w:hint="eastAsia"/>
        </w:rPr>
        <w:t>MVC</w:t>
      </w:r>
      <w:bookmarkEnd w:id="123"/>
      <w:r>
        <w:rPr>
          <w:rFonts w:hint="eastAsia"/>
        </w:rPr>
        <w:t>模式</w:t>
      </w:r>
    </w:p>
    <w:p w:rsidR="008415D1" w:rsidRPr="001066F6" w:rsidRDefault="004D04C2">
      <w:pPr>
        <w:spacing w:line="300" w:lineRule="auto"/>
        <w:ind w:firstLineChars="200" w:firstLine="480"/>
        <w:rPr>
          <w:color w:val="FF0000"/>
        </w:rPr>
      </w:pPr>
      <w:hyperlink r:id="rId17" w:tgtFrame="_blank" w:history="1">
        <w:r w:rsidR="00124AEC">
          <w:t>Java</w:t>
        </w:r>
      </w:hyperlink>
      <w:r w:rsidR="00124AEC" w:rsidRPr="001066F6">
        <w:rPr>
          <w:color w:val="FF0000"/>
        </w:rPr>
        <w:t>是一门</w:t>
      </w:r>
      <w:hyperlink r:id="rId18" w:tgtFrame="_blank" w:history="1">
        <w:r w:rsidR="00124AEC" w:rsidRPr="001066F6">
          <w:rPr>
            <w:color w:val="FF0000"/>
          </w:rPr>
          <w:t>面向对象</w:t>
        </w:r>
      </w:hyperlink>
      <w:r w:rsidR="00124AEC" w:rsidRPr="001066F6">
        <w:rPr>
          <w:color w:val="FF0000"/>
        </w:rPr>
        <w:t>编程语言，它不仅兼容</w:t>
      </w:r>
      <w:hyperlink r:id="rId19" w:tgtFrame="_blank" w:history="1">
        <w:r w:rsidR="00124AEC" w:rsidRPr="001066F6">
          <w:rPr>
            <w:color w:val="FF0000"/>
          </w:rPr>
          <w:t>C++</w:t>
        </w:r>
      </w:hyperlink>
      <w:r w:rsidR="00124AEC" w:rsidRPr="001066F6">
        <w:rPr>
          <w:color w:val="FF0000"/>
        </w:rPr>
        <w:t>语言的各种优点，还摒弃了</w:t>
      </w:r>
      <w:r w:rsidR="00124AEC" w:rsidRPr="001066F6">
        <w:rPr>
          <w:color w:val="FF0000"/>
        </w:rPr>
        <w:t>C++</w:t>
      </w:r>
      <w:r w:rsidR="00124AEC" w:rsidRPr="001066F6">
        <w:rPr>
          <w:color w:val="FF0000"/>
        </w:rPr>
        <w:t>里难以理解的指针、多继承等概念，</w:t>
      </w:r>
      <w:r w:rsidR="00124AEC" w:rsidRPr="001066F6">
        <w:rPr>
          <w:rFonts w:hint="eastAsia"/>
          <w:color w:val="FF0000"/>
        </w:rPr>
        <w:t>所以</w:t>
      </w:r>
      <w:r w:rsidR="00124AEC" w:rsidRPr="001066F6">
        <w:rPr>
          <w:color w:val="FF0000"/>
        </w:rPr>
        <w:t>Java</w:t>
      </w:r>
      <w:r w:rsidR="00124AEC" w:rsidRPr="001066F6">
        <w:rPr>
          <w:color w:val="FF0000"/>
        </w:rPr>
        <w:t>语言拥有两大特征</w:t>
      </w:r>
      <w:r w:rsidR="00124AEC" w:rsidRPr="001066F6">
        <w:rPr>
          <w:rFonts w:hint="eastAsia"/>
          <w:color w:val="FF0000"/>
        </w:rPr>
        <w:t>——</w:t>
      </w:r>
      <w:r w:rsidR="00124AEC" w:rsidRPr="001066F6">
        <w:rPr>
          <w:color w:val="FF0000"/>
        </w:rPr>
        <w:t>功能强大</w:t>
      </w:r>
      <w:r w:rsidR="00124AEC" w:rsidRPr="001066F6">
        <w:rPr>
          <w:rFonts w:hint="eastAsia"/>
          <w:color w:val="FF0000"/>
        </w:rPr>
        <w:t>、</w:t>
      </w:r>
      <w:r w:rsidR="00124AEC" w:rsidRPr="001066F6">
        <w:rPr>
          <w:color w:val="FF0000"/>
        </w:rPr>
        <w:t>简单易用。作为静态面向对象编程语言的</w:t>
      </w:r>
      <w:r w:rsidR="00124AEC" w:rsidRPr="001066F6">
        <w:rPr>
          <w:rFonts w:hint="eastAsia"/>
          <w:color w:val="FF0000"/>
        </w:rPr>
        <w:t>佼佼者</w:t>
      </w:r>
      <w:r w:rsidR="00124AEC" w:rsidRPr="001066F6">
        <w:rPr>
          <w:color w:val="FF0000"/>
        </w:rPr>
        <w:t>，</w:t>
      </w:r>
      <w:r w:rsidR="00124AEC" w:rsidRPr="001066F6">
        <w:rPr>
          <w:rFonts w:hint="eastAsia"/>
          <w:color w:val="FF0000"/>
        </w:rPr>
        <w:t>Java</w:t>
      </w:r>
      <w:r w:rsidR="00124AEC" w:rsidRPr="001066F6">
        <w:rPr>
          <w:color w:val="FF0000"/>
        </w:rPr>
        <w:t>极好地实现了面向对象理论，允许程序员以简洁直接的思维方式进行复杂的编程。</w:t>
      </w:r>
      <w:r w:rsidR="00124AEC" w:rsidRPr="001066F6">
        <w:rPr>
          <w:color w:val="FF0000"/>
        </w:rPr>
        <w:t>Java</w:t>
      </w:r>
      <w:r w:rsidR="00124AEC" w:rsidRPr="001066F6">
        <w:rPr>
          <w:color w:val="FF0000"/>
        </w:rPr>
        <w:t>具有简单性、面向对象、</w:t>
      </w:r>
      <w:hyperlink r:id="rId20" w:tgtFrame="_blank" w:history="1">
        <w:r w:rsidR="00124AEC" w:rsidRPr="001066F6">
          <w:rPr>
            <w:color w:val="FF0000"/>
          </w:rPr>
          <w:t>分布式</w:t>
        </w:r>
      </w:hyperlink>
      <w:r w:rsidR="00124AEC" w:rsidRPr="001066F6">
        <w:rPr>
          <w:color w:val="FF0000"/>
        </w:rPr>
        <w:t>、</w:t>
      </w:r>
      <w:hyperlink r:id="rId21" w:tgtFrame="_blank" w:history="1">
        <w:r w:rsidR="00124AEC" w:rsidRPr="001066F6">
          <w:rPr>
            <w:color w:val="FF0000"/>
          </w:rPr>
          <w:t>健壮性</w:t>
        </w:r>
      </w:hyperlink>
      <w:r w:rsidR="00124AEC" w:rsidRPr="001066F6">
        <w:rPr>
          <w:color w:val="FF0000"/>
        </w:rPr>
        <w:t>、</w:t>
      </w:r>
      <w:hyperlink r:id="rId22" w:tgtFrame="_blank" w:history="1">
        <w:r w:rsidR="00124AEC" w:rsidRPr="001066F6">
          <w:rPr>
            <w:color w:val="FF0000"/>
          </w:rPr>
          <w:t>安全性</w:t>
        </w:r>
      </w:hyperlink>
      <w:r w:rsidR="00124AEC" w:rsidRPr="001066F6">
        <w:rPr>
          <w:color w:val="FF0000"/>
        </w:rPr>
        <w:t>、平台独立与可移植性、</w:t>
      </w:r>
      <w:hyperlink r:id="rId23" w:tgtFrame="_blank" w:history="1">
        <w:r w:rsidR="00124AEC" w:rsidRPr="001066F6">
          <w:rPr>
            <w:color w:val="FF0000"/>
          </w:rPr>
          <w:t>多线程</w:t>
        </w:r>
      </w:hyperlink>
      <w:r w:rsidR="00124AEC" w:rsidRPr="001066F6">
        <w:rPr>
          <w:color w:val="FF0000"/>
        </w:rPr>
        <w:t>、动态性等特点</w:t>
      </w:r>
      <w:r w:rsidR="00124AEC" w:rsidRPr="001066F6">
        <w:rPr>
          <w:rFonts w:hint="eastAsia"/>
          <w:color w:val="FF0000"/>
          <w:vertAlign w:val="superscript"/>
        </w:rPr>
        <w:t>[1]</w:t>
      </w:r>
      <w:r w:rsidR="00124AEC" w:rsidRPr="001066F6">
        <w:rPr>
          <w:color w:val="FF0000"/>
        </w:rPr>
        <w:t>。</w:t>
      </w:r>
      <w:r w:rsidR="00124AEC" w:rsidRPr="001066F6">
        <w:rPr>
          <w:color w:val="FF0000"/>
        </w:rPr>
        <w:t>Java</w:t>
      </w:r>
      <w:r w:rsidR="00124AEC" w:rsidRPr="001066F6">
        <w:rPr>
          <w:color w:val="FF0000"/>
        </w:rPr>
        <w:t>可以编写</w:t>
      </w:r>
      <w:hyperlink r:id="rId24" w:tgtFrame="_blank" w:history="1">
        <w:r w:rsidR="00124AEC" w:rsidRPr="001066F6">
          <w:rPr>
            <w:color w:val="FF0000"/>
          </w:rPr>
          <w:t>桌面应用程序</w:t>
        </w:r>
      </w:hyperlink>
      <w:r w:rsidR="00124AEC" w:rsidRPr="001066F6">
        <w:rPr>
          <w:color w:val="FF0000"/>
        </w:rPr>
        <w:t>、</w:t>
      </w:r>
      <w:hyperlink r:id="rId25" w:tgtFrame="_blank" w:history="1">
        <w:r w:rsidR="00124AEC" w:rsidRPr="001066F6">
          <w:rPr>
            <w:color w:val="FF0000"/>
          </w:rPr>
          <w:t>Web</w:t>
        </w:r>
        <w:r w:rsidR="00124AEC" w:rsidRPr="001066F6">
          <w:rPr>
            <w:color w:val="FF0000"/>
          </w:rPr>
          <w:t>应用程序</w:t>
        </w:r>
      </w:hyperlink>
      <w:r w:rsidR="00124AEC" w:rsidRPr="001066F6">
        <w:rPr>
          <w:color w:val="FF0000"/>
        </w:rPr>
        <w:t>、</w:t>
      </w:r>
      <w:hyperlink r:id="rId26" w:tgtFrame="_blank" w:history="1">
        <w:r w:rsidR="00124AEC" w:rsidRPr="001066F6">
          <w:rPr>
            <w:color w:val="FF0000"/>
          </w:rPr>
          <w:t>分布式系统</w:t>
        </w:r>
      </w:hyperlink>
      <w:r w:rsidR="00124AEC" w:rsidRPr="001066F6">
        <w:rPr>
          <w:color w:val="FF0000"/>
        </w:rPr>
        <w:t>和</w:t>
      </w:r>
      <w:hyperlink r:id="rId27" w:tgtFrame="_blank" w:history="1">
        <w:r w:rsidR="00124AEC" w:rsidRPr="001066F6">
          <w:rPr>
            <w:color w:val="FF0000"/>
          </w:rPr>
          <w:t>嵌入式系统</w:t>
        </w:r>
      </w:hyperlink>
      <w:r w:rsidR="00124AEC" w:rsidRPr="001066F6">
        <w:rPr>
          <w:color w:val="FF0000"/>
        </w:rPr>
        <w:t>应用程序等</w:t>
      </w:r>
      <w:r w:rsidR="00124AEC" w:rsidRPr="001066F6">
        <w:rPr>
          <w:rFonts w:hint="eastAsia"/>
          <w:color w:val="FF0000"/>
        </w:rPr>
        <w:t>。</w:t>
      </w:r>
    </w:p>
    <w:p w:rsidR="008415D1" w:rsidRDefault="00124AEC">
      <w:pPr>
        <w:spacing w:line="300" w:lineRule="auto"/>
      </w:pPr>
      <w:r w:rsidRPr="001066F6">
        <w:rPr>
          <w:rFonts w:hint="eastAsia"/>
          <w:color w:val="FF0000"/>
        </w:rPr>
        <w:t xml:space="preserve">    </w:t>
      </w:r>
      <w:r w:rsidRPr="001066F6">
        <w:rPr>
          <w:color w:val="FF0000"/>
        </w:rPr>
        <w:t>M</w:t>
      </w:r>
      <w:r w:rsidRPr="001066F6">
        <w:rPr>
          <w:rFonts w:hint="eastAsia"/>
          <w:color w:val="FF0000"/>
        </w:rPr>
        <w:t>VC</w:t>
      </w:r>
      <w:r w:rsidRPr="001066F6">
        <w:rPr>
          <w:rFonts w:hint="eastAsia"/>
          <w:color w:val="FF0000"/>
        </w:rPr>
        <w:t>是一种软件设计典范，它体现了关注点分离这一基本的设计仿真，它将构成一个人机交互应用涉及的功能分为</w:t>
      </w:r>
      <w:r w:rsidRPr="001066F6">
        <w:rPr>
          <w:rFonts w:hint="eastAsia"/>
          <w:color w:val="FF0000"/>
        </w:rPr>
        <w:t>Model</w:t>
      </w:r>
      <w:r w:rsidRPr="001066F6">
        <w:rPr>
          <w:rFonts w:hint="eastAsia"/>
          <w:color w:val="FF0000"/>
        </w:rPr>
        <w:t>，</w:t>
      </w:r>
      <w:r w:rsidRPr="001066F6">
        <w:rPr>
          <w:rFonts w:hint="eastAsia"/>
          <w:color w:val="FF0000"/>
        </w:rPr>
        <w:t>Controller</w:t>
      </w:r>
      <w:r w:rsidRPr="001066F6">
        <w:rPr>
          <w:rFonts w:hint="eastAsia"/>
          <w:color w:val="FF0000"/>
        </w:rPr>
        <w:t>和</w:t>
      </w:r>
      <w:r w:rsidRPr="001066F6">
        <w:rPr>
          <w:rFonts w:hint="eastAsia"/>
          <w:color w:val="FF0000"/>
        </w:rPr>
        <w:t>View</w:t>
      </w:r>
      <w:r w:rsidRPr="001066F6">
        <w:rPr>
          <w:rFonts w:hint="eastAsia"/>
          <w:color w:val="FF0000"/>
        </w:rPr>
        <w:t>三个部分，他们各自具有相应的职责。</w:t>
      </w:r>
      <w:r w:rsidRPr="001066F6">
        <w:rPr>
          <w:rFonts w:hint="eastAsia"/>
          <w:color w:val="FF0000"/>
        </w:rPr>
        <w:t>Model</w:t>
      </w:r>
      <w:r w:rsidRPr="001066F6">
        <w:rPr>
          <w:rFonts w:hint="eastAsia"/>
          <w:color w:val="FF0000"/>
        </w:rPr>
        <w:t>是对应用状态和业务功能的封装，我们可以将它理解为同时包含数据和行为的领域模型。</w:t>
      </w:r>
      <w:r w:rsidRPr="001066F6">
        <w:rPr>
          <w:rFonts w:hint="eastAsia"/>
          <w:color w:val="FF0000"/>
        </w:rPr>
        <w:t>Model</w:t>
      </w:r>
      <w:r w:rsidRPr="001066F6">
        <w:rPr>
          <w:rFonts w:hint="eastAsia"/>
          <w:color w:val="FF0000"/>
        </w:rPr>
        <w:t>接收</w:t>
      </w:r>
      <w:r w:rsidRPr="001066F6">
        <w:rPr>
          <w:rFonts w:hint="eastAsia"/>
          <w:color w:val="FF0000"/>
        </w:rPr>
        <w:t>Controller</w:t>
      </w:r>
      <w:r w:rsidRPr="001066F6">
        <w:rPr>
          <w:rFonts w:hint="eastAsia"/>
          <w:color w:val="FF0000"/>
        </w:rPr>
        <w:t>的请求并完成相应的业务处理，在状态改变的时候向</w:t>
      </w:r>
      <w:r w:rsidRPr="001066F6">
        <w:rPr>
          <w:rFonts w:hint="eastAsia"/>
          <w:color w:val="FF0000"/>
        </w:rPr>
        <w:t>View</w:t>
      </w:r>
      <w:r w:rsidRPr="001066F6">
        <w:rPr>
          <w:rFonts w:hint="eastAsia"/>
          <w:color w:val="FF0000"/>
        </w:rPr>
        <w:t>发出相应的通知</w:t>
      </w:r>
      <w:r w:rsidRPr="001066F6">
        <w:rPr>
          <w:rFonts w:hint="eastAsia"/>
          <w:color w:val="FF0000"/>
          <w:vertAlign w:val="superscript"/>
        </w:rPr>
        <w:t>[2]</w:t>
      </w:r>
      <w:r w:rsidRPr="001066F6">
        <w:rPr>
          <w:rFonts w:hint="eastAsia"/>
          <w:color w:val="FF0000"/>
        </w:rPr>
        <w:t>。</w:t>
      </w:r>
    </w:p>
    <w:p w:rsidR="008415D1" w:rsidRDefault="00124AEC">
      <w:pPr>
        <w:pStyle w:val="Heading2"/>
        <w:spacing w:before="240" w:after="120"/>
      </w:pPr>
      <w:bookmarkStart w:id="124" w:name="_Toc373325740"/>
      <w:bookmarkStart w:id="125" w:name="_Toc373325121"/>
      <w:bookmarkStart w:id="126" w:name="_Toc373325927"/>
      <w:bookmarkStart w:id="127" w:name="_Toc373357673"/>
      <w:bookmarkStart w:id="128" w:name="_Toc373357812"/>
      <w:bookmarkStart w:id="129" w:name="_Toc483344120"/>
      <w:r>
        <w:rPr>
          <w:rFonts w:hint="eastAsia"/>
        </w:rPr>
        <w:t xml:space="preserve">2.2 </w:t>
      </w:r>
      <w:bookmarkEnd w:id="124"/>
      <w:bookmarkEnd w:id="125"/>
      <w:bookmarkEnd w:id="126"/>
      <w:bookmarkEnd w:id="127"/>
      <w:bookmarkEnd w:id="128"/>
      <w:r w:rsidR="001066F6">
        <w:rPr>
          <w:rFonts w:hint="eastAsia"/>
        </w:rPr>
        <w:t>j</w:t>
      </w:r>
      <w:r>
        <w:rPr>
          <w:rFonts w:hint="eastAsia"/>
        </w:rPr>
        <w:t>Query</w:t>
      </w:r>
      <w:r>
        <w:rPr>
          <w:rFonts w:hint="eastAsia"/>
        </w:rPr>
        <w:t>与</w:t>
      </w:r>
      <w:bookmarkEnd w:id="129"/>
      <w:r>
        <w:rPr>
          <w:rFonts w:hint="eastAsia"/>
        </w:rPr>
        <w:t>Bootstrap</w:t>
      </w:r>
    </w:p>
    <w:p w:rsidR="008415D1" w:rsidRPr="008B7B99" w:rsidRDefault="009E493F">
      <w:pPr>
        <w:spacing w:line="300" w:lineRule="auto"/>
        <w:ind w:firstLineChars="200" w:firstLine="480"/>
        <w:rPr>
          <w:color w:val="FF0000"/>
        </w:rPr>
      </w:pPr>
      <w:r>
        <w:rPr>
          <w:rFonts w:hint="eastAsia"/>
        </w:rPr>
        <w:t>j</w:t>
      </w:r>
      <w:r w:rsidR="00124AEC">
        <w:t>Query</w:t>
      </w:r>
      <w:r w:rsidR="00124AEC" w:rsidRPr="008B7B99">
        <w:rPr>
          <w:color w:val="FF0000"/>
        </w:rPr>
        <w:t>是一个简洁快速的</w:t>
      </w:r>
      <w:r w:rsidR="00124AEC" w:rsidRPr="008B7B99">
        <w:rPr>
          <w:color w:val="FF0000"/>
        </w:rPr>
        <w:t>JavaScript</w:t>
      </w:r>
      <w:r w:rsidR="00124AEC" w:rsidRPr="008B7B99">
        <w:rPr>
          <w:color w:val="FF0000"/>
        </w:rPr>
        <w:t>框架。</w:t>
      </w:r>
      <w:r w:rsidRPr="008B7B99">
        <w:rPr>
          <w:rFonts w:hint="eastAsia"/>
          <w:color w:val="FF0000"/>
        </w:rPr>
        <w:t>j</w:t>
      </w:r>
      <w:r w:rsidR="00124AEC" w:rsidRPr="008B7B99">
        <w:rPr>
          <w:color w:val="FF0000"/>
        </w:rPr>
        <w:t>Query</w:t>
      </w:r>
      <w:r w:rsidR="00124AEC" w:rsidRPr="008B7B99">
        <w:rPr>
          <w:color w:val="FF0000"/>
        </w:rPr>
        <w:t>设计的宗旨是</w:t>
      </w:r>
      <w:r w:rsidR="00124AEC" w:rsidRPr="008B7B99">
        <w:rPr>
          <w:rFonts w:hint="eastAsia"/>
          <w:color w:val="FF0000"/>
        </w:rPr>
        <w:t>“</w:t>
      </w:r>
      <w:r w:rsidR="00124AEC" w:rsidRPr="008B7B99">
        <w:rPr>
          <w:color w:val="FF0000"/>
        </w:rPr>
        <w:t>write Less</w:t>
      </w:r>
      <w:r w:rsidR="00124AEC" w:rsidRPr="008B7B99">
        <w:rPr>
          <w:color w:val="FF0000"/>
        </w:rPr>
        <w:t>，</w:t>
      </w:r>
      <w:r w:rsidR="00124AEC" w:rsidRPr="008B7B99">
        <w:rPr>
          <w:color w:val="FF0000"/>
        </w:rPr>
        <w:t>Do More”</w:t>
      </w:r>
      <w:r w:rsidR="00124AEC" w:rsidRPr="008B7B99">
        <w:rPr>
          <w:color w:val="FF0000"/>
        </w:rPr>
        <w:t>，使用写更少的代码完成更多的事情。它封装了</w:t>
      </w:r>
      <w:r w:rsidR="00124AEC" w:rsidRPr="008B7B99">
        <w:rPr>
          <w:color w:val="FF0000"/>
        </w:rPr>
        <w:t>JavaScript</w:t>
      </w:r>
      <w:r w:rsidR="00124AEC" w:rsidRPr="008B7B99">
        <w:rPr>
          <w:color w:val="FF0000"/>
        </w:rPr>
        <w:t>常用的功能代码，提供一种简便的</w:t>
      </w:r>
      <w:r w:rsidR="00124AEC" w:rsidRPr="008B7B99">
        <w:rPr>
          <w:color w:val="FF0000"/>
        </w:rPr>
        <w:t>JavaScript</w:t>
      </w:r>
      <w:r w:rsidR="00124AEC" w:rsidRPr="008B7B99">
        <w:rPr>
          <w:color w:val="FF0000"/>
        </w:rPr>
        <w:t>设计模式，优化</w:t>
      </w:r>
      <w:r w:rsidR="00124AEC" w:rsidRPr="008B7B99">
        <w:rPr>
          <w:color w:val="FF0000"/>
        </w:rPr>
        <w:t>HTML</w:t>
      </w:r>
      <w:r w:rsidR="00124AEC" w:rsidRPr="008B7B99">
        <w:rPr>
          <w:color w:val="FF0000"/>
        </w:rPr>
        <w:t>文档操作</w:t>
      </w:r>
      <w:r w:rsidR="00124AEC" w:rsidRPr="008B7B99">
        <w:rPr>
          <w:rFonts w:hint="eastAsia"/>
          <w:color w:val="FF0000"/>
        </w:rPr>
        <w:t>、</w:t>
      </w:r>
      <w:r w:rsidR="00124AEC" w:rsidRPr="008B7B99">
        <w:rPr>
          <w:color w:val="FF0000"/>
        </w:rPr>
        <w:t>Ajax</w:t>
      </w:r>
      <w:r w:rsidR="00124AEC" w:rsidRPr="008B7B99">
        <w:rPr>
          <w:color w:val="FF0000"/>
        </w:rPr>
        <w:t>交互等各种功能。</w:t>
      </w:r>
    </w:p>
    <w:p w:rsidR="008415D1" w:rsidRPr="008B7B99" w:rsidRDefault="00124AEC">
      <w:pPr>
        <w:spacing w:line="300" w:lineRule="auto"/>
        <w:ind w:firstLineChars="200" w:firstLine="480"/>
        <w:rPr>
          <w:color w:val="FF0000"/>
        </w:rPr>
      </w:pPr>
      <w:r w:rsidRPr="008B7B99">
        <w:rPr>
          <w:color w:val="FF0000"/>
        </w:rPr>
        <w:t>它的核心特性可以总结为：具有独特的链式语法和短小清晰的多功能接口；具有高效灵活的</w:t>
      </w:r>
      <w:r w:rsidRPr="008B7B99">
        <w:rPr>
          <w:color w:val="FF0000"/>
        </w:rPr>
        <w:t>css</w:t>
      </w:r>
      <w:r w:rsidRPr="008B7B99">
        <w:rPr>
          <w:color w:val="FF0000"/>
        </w:rPr>
        <w:t>选择器，并且可对</w:t>
      </w:r>
      <w:r w:rsidRPr="008B7B99">
        <w:rPr>
          <w:color w:val="FF0000"/>
        </w:rPr>
        <w:t>CSS</w:t>
      </w:r>
      <w:r w:rsidRPr="008B7B99">
        <w:rPr>
          <w:color w:val="FF0000"/>
        </w:rPr>
        <w:t>选择器进行扩展；拥有便捷的插件扩展机制和丰富的插件。</w:t>
      </w:r>
    </w:p>
    <w:p w:rsidR="008415D1" w:rsidRPr="008B7B99" w:rsidRDefault="00124AEC">
      <w:pPr>
        <w:spacing w:line="300" w:lineRule="auto"/>
        <w:ind w:firstLineChars="200" w:firstLine="480"/>
        <w:rPr>
          <w:color w:val="FF0000"/>
        </w:rPr>
      </w:pPr>
      <w:r w:rsidRPr="008B7B99">
        <w:rPr>
          <w:rFonts w:hint="eastAsia"/>
          <w:color w:val="FF0000"/>
        </w:rPr>
        <w:t>DWZ</w:t>
      </w:r>
      <w:r w:rsidRPr="008B7B99">
        <w:rPr>
          <w:rFonts w:hint="eastAsia"/>
          <w:color w:val="FF0000"/>
        </w:rPr>
        <w:t>富客户端框架</w:t>
      </w:r>
      <w:r w:rsidR="009E493F" w:rsidRPr="008B7B99">
        <w:rPr>
          <w:rFonts w:hint="eastAsia"/>
          <w:color w:val="FF0000"/>
        </w:rPr>
        <w:t>(j</w:t>
      </w:r>
      <w:r w:rsidRPr="008B7B99">
        <w:rPr>
          <w:rFonts w:hint="eastAsia"/>
          <w:color w:val="FF0000"/>
        </w:rPr>
        <w:t>Query RIA framework)</w:t>
      </w:r>
      <w:r w:rsidRPr="008B7B99">
        <w:rPr>
          <w:rFonts w:hint="eastAsia"/>
          <w:color w:val="FF0000"/>
        </w:rPr>
        <w:t>，是中国人自己开发的基于</w:t>
      </w:r>
      <w:r w:rsidR="009E493F" w:rsidRPr="008B7B99">
        <w:rPr>
          <w:rFonts w:hint="eastAsia"/>
          <w:color w:val="FF0000"/>
        </w:rPr>
        <w:t>j</w:t>
      </w:r>
      <w:r w:rsidRPr="008B7B99">
        <w:rPr>
          <w:rFonts w:hint="eastAsia"/>
          <w:color w:val="FF0000"/>
        </w:rPr>
        <w:t>Query</w:t>
      </w:r>
      <w:r w:rsidRPr="008B7B99">
        <w:rPr>
          <w:rFonts w:hint="eastAsia"/>
          <w:color w:val="FF0000"/>
        </w:rPr>
        <w:t>实现的</w:t>
      </w:r>
      <w:r w:rsidRPr="008B7B99">
        <w:rPr>
          <w:rFonts w:hint="eastAsia"/>
          <w:color w:val="FF0000"/>
        </w:rPr>
        <w:t>Ajax RIA</w:t>
      </w:r>
      <w:r w:rsidRPr="008B7B99">
        <w:rPr>
          <w:rFonts w:hint="eastAsia"/>
          <w:color w:val="FF0000"/>
        </w:rPr>
        <w:t>开源框架。其设计目标是</w:t>
      </w:r>
      <w:r w:rsidRPr="008B7B99">
        <w:rPr>
          <w:color w:val="FF0000"/>
        </w:rPr>
        <w:t>快速开发、简单实用、扩展方便、轻量级</w:t>
      </w:r>
      <w:r w:rsidRPr="008B7B99">
        <w:rPr>
          <w:rFonts w:hint="eastAsia"/>
          <w:color w:val="FF0000"/>
        </w:rPr>
        <w:t>、</w:t>
      </w:r>
      <w:r w:rsidRPr="008B7B99">
        <w:rPr>
          <w:color w:val="FF0000"/>
        </w:rPr>
        <w:t>RIA</w:t>
      </w:r>
      <w:r w:rsidRPr="008B7B99">
        <w:rPr>
          <w:color w:val="FF0000"/>
        </w:rPr>
        <w:t>思路</w:t>
      </w:r>
      <w:r w:rsidRPr="008B7B99">
        <w:rPr>
          <w:rFonts w:hint="eastAsia"/>
          <w:color w:val="FF0000"/>
        </w:rPr>
        <w:t>。</w:t>
      </w:r>
    </w:p>
    <w:p w:rsidR="008415D1" w:rsidRPr="008B7B99" w:rsidRDefault="00124AEC">
      <w:pPr>
        <w:spacing w:line="300" w:lineRule="auto"/>
        <w:ind w:firstLineChars="200" w:firstLine="480"/>
        <w:rPr>
          <w:color w:val="FF0000"/>
        </w:rPr>
      </w:pPr>
      <w:r w:rsidRPr="008B7B99">
        <w:rPr>
          <w:rFonts w:hint="eastAsia"/>
          <w:color w:val="FF0000"/>
        </w:rPr>
        <w:t>DWZ</w:t>
      </w:r>
      <w:r w:rsidRPr="008B7B99">
        <w:rPr>
          <w:rFonts w:hint="eastAsia"/>
          <w:color w:val="FF0000"/>
        </w:rPr>
        <w:t>框架区别于其它</w:t>
      </w:r>
      <w:r w:rsidRPr="008B7B99">
        <w:rPr>
          <w:rFonts w:hint="eastAsia"/>
          <w:color w:val="FF0000"/>
        </w:rPr>
        <w:t>JS</w:t>
      </w:r>
      <w:r w:rsidRPr="008B7B99">
        <w:rPr>
          <w:rFonts w:hint="eastAsia"/>
          <w:color w:val="FF0000"/>
        </w:rPr>
        <w:t>框架，具有以下优点：</w:t>
      </w:r>
    </w:p>
    <w:p w:rsidR="008415D1" w:rsidRPr="008B7B99" w:rsidRDefault="00124AEC">
      <w:pPr>
        <w:numPr>
          <w:ilvl w:val="0"/>
          <w:numId w:val="1"/>
        </w:numPr>
        <w:spacing w:line="300" w:lineRule="auto"/>
        <w:ind w:leftChars="-23" w:left="-55" w:firstLineChars="200" w:firstLine="480"/>
        <w:rPr>
          <w:color w:val="FF0000"/>
        </w:rPr>
      </w:pPr>
      <w:bookmarkStart w:id="130" w:name="_Ref31905"/>
      <w:r w:rsidRPr="008B7B99">
        <w:rPr>
          <w:rFonts w:hint="eastAsia"/>
          <w:color w:val="FF0000"/>
        </w:rPr>
        <w:t>完全开源，其源码没有做任何混淆处理，相当方便扩展。</w:t>
      </w:r>
      <w:bookmarkEnd w:id="130"/>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CSS</w:t>
      </w:r>
      <w:r w:rsidRPr="008B7B99">
        <w:rPr>
          <w:rFonts w:hint="eastAsia"/>
          <w:color w:val="FF0000"/>
        </w:rPr>
        <w:t>和</w:t>
      </w:r>
      <w:r w:rsidRPr="008B7B99">
        <w:rPr>
          <w:rFonts w:hint="eastAsia"/>
          <w:color w:val="FF0000"/>
        </w:rPr>
        <w:t>JS</w:t>
      </w:r>
      <w:r w:rsidRPr="008B7B99">
        <w:rPr>
          <w:rFonts w:hint="eastAsia"/>
          <w:color w:val="FF0000"/>
        </w:rPr>
        <w:t>代码彻底分离，方便开发人员修改样式。</w:t>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lastRenderedPageBreak/>
        <w:t xml:space="preserve"> </w:t>
      </w:r>
      <w:r w:rsidRPr="008B7B99">
        <w:rPr>
          <w:rFonts w:hint="eastAsia"/>
          <w:color w:val="FF0000"/>
        </w:rPr>
        <w:t>简单实用，扩展方便，轻量级框架，快速开发。</w:t>
      </w:r>
      <w:r w:rsidRPr="008B7B99">
        <w:rPr>
          <w:rFonts w:hint="eastAsia"/>
          <w:color w:val="FF0000"/>
        </w:rPr>
        <w:tab/>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 xml:space="preserve"> </w:t>
      </w:r>
      <w:r w:rsidRPr="008B7B99">
        <w:rPr>
          <w:rFonts w:hint="eastAsia"/>
          <w:color w:val="FF0000"/>
        </w:rPr>
        <w:t>支持</w:t>
      </w:r>
      <w:r w:rsidRPr="008B7B99">
        <w:rPr>
          <w:rFonts w:hint="eastAsia"/>
          <w:color w:val="FF0000"/>
        </w:rPr>
        <w:t>HTML</w:t>
      </w:r>
      <w:r w:rsidRPr="008B7B99">
        <w:rPr>
          <w:rFonts w:hint="eastAsia"/>
          <w:color w:val="FF0000"/>
        </w:rPr>
        <w:t>扩展方式调用</w:t>
      </w:r>
      <w:r w:rsidRPr="008B7B99">
        <w:rPr>
          <w:rFonts w:hint="eastAsia"/>
          <w:color w:val="FF0000"/>
        </w:rPr>
        <w:t>UI</w:t>
      </w:r>
      <w:r w:rsidRPr="008B7B99">
        <w:rPr>
          <w:rFonts w:hint="eastAsia"/>
          <w:color w:val="FF0000"/>
        </w:rPr>
        <w:t>组件，开发人员不需写</w:t>
      </w:r>
      <w:r w:rsidRPr="008B7B99">
        <w:rPr>
          <w:rFonts w:hint="eastAsia"/>
          <w:color w:val="FF0000"/>
        </w:rPr>
        <w:t>JS</w:t>
      </w:r>
      <w:r w:rsidRPr="008B7B99">
        <w:rPr>
          <w:rFonts w:hint="eastAsia"/>
          <w:color w:val="FF0000"/>
        </w:rPr>
        <w:t>。</w:t>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 xml:space="preserve"> </w:t>
      </w:r>
      <w:r w:rsidRPr="008B7B99">
        <w:rPr>
          <w:rFonts w:hint="eastAsia"/>
          <w:color w:val="FF0000"/>
        </w:rPr>
        <w:t>开发人员只要懂</w:t>
      </w:r>
      <w:r w:rsidRPr="008B7B99">
        <w:rPr>
          <w:rFonts w:hint="eastAsia"/>
          <w:color w:val="FF0000"/>
        </w:rPr>
        <w:t>HTML</w:t>
      </w:r>
      <w:r w:rsidRPr="008B7B99">
        <w:rPr>
          <w:rFonts w:hint="eastAsia"/>
          <w:color w:val="FF0000"/>
        </w:rPr>
        <w:t>语法不需精通</w:t>
      </w:r>
      <w:r w:rsidRPr="008B7B99">
        <w:rPr>
          <w:rFonts w:hint="eastAsia"/>
          <w:color w:val="FF0000"/>
        </w:rPr>
        <w:t>JS</w:t>
      </w:r>
      <w:r w:rsidRPr="008B7B99">
        <w:rPr>
          <w:rFonts w:hint="eastAsia"/>
          <w:color w:val="FF0000"/>
        </w:rPr>
        <w:t>，他就可以使用</w:t>
      </w:r>
      <w:r w:rsidRPr="008B7B99">
        <w:rPr>
          <w:rFonts w:hint="eastAsia"/>
          <w:color w:val="FF0000"/>
        </w:rPr>
        <w:t>Ajax</w:t>
      </w:r>
      <w:r w:rsidRPr="008B7B99">
        <w:rPr>
          <w:rFonts w:hint="eastAsia"/>
          <w:color w:val="FF0000"/>
        </w:rPr>
        <w:t>开发后台。</w:t>
      </w:r>
    </w:p>
    <w:p w:rsidR="008415D1" w:rsidRDefault="00124AEC">
      <w:pPr>
        <w:numPr>
          <w:ilvl w:val="0"/>
          <w:numId w:val="1"/>
        </w:numPr>
        <w:spacing w:line="300" w:lineRule="auto"/>
        <w:ind w:leftChars="-23" w:left="-55" w:firstLineChars="200" w:firstLine="480"/>
      </w:pPr>
      <w:r w:rsidRPr="008B7B99">
        <w:rPr>
          <w:rFonts w:hint="eastAsia"/>
          <w:color w:val="FF0000"/>
        </w:rPr>
        <w:t xml:space="preserve"> </w:t>
      </w:r>
      <w:r w:rsidRPr="008B7B99">
        <w:rPr>
          <w:rFonts w:hint="eastAsia"/>
          <w:color w:val="FF0000"/>
        </w:rPr>
        <w:t>基于</w:t>
      </w:r>
      <w:r w:rsidR="009E493F" w:rsidRPr="008B7B99">
        <w:rPr>
          <w:rFonts w:hint="eastAsia"/>
          <w:color w:val="FF0000"/>
        </w:rPr>
        <w:t>j</w:t>
      </w:r>
      <w:r w:rsidRPr="008B7B99">
        <w:rPr>
          <w:rFonts w:hint="eastAsia"/>
          <w:color w:val="FF0000"/>
        </w:rPr>
        <w:t>Query</w:t>
      </w:r>
      <w:r w:rsidRPr="008B7B99">
        <w:rPr>
          <w:rFonts w:hint="eastAsia"/>
          <w:color w:val="FF0000"/>
        </w:rPr>
        <w:t>，其</w:t>
      </w:r>
      <w:r w:rsidRPr="008B7B99">
        <w:rPr>
          <w:rFonts w:hint="eastAsia"/>
          <w:color w:val="FF0000"/>
        </w:rPr>
        <w:t>UI</w:t>
      </w:r>
      <w:r w:rsidRPr="008B7B99">
        <w:rPr>
          <w:rFonts w:hint="eastAsia"/>
          <w:color w:val="FF0000"/>
        </w:rPr>
        <w:t>组件以</w:t>
      </w:r>
      <w:r w:rsidR="009E493F" w:rsidRPr="008B7B99">
        <w:rPr>
          <w:rFonts w:hint="eastAsia"/>
          <w:color w:val="FF0000"/>
        </w:rPr>
        <w:t>j</w:t>
      </w:r>
      <w:r w:rsidRPr="008B7B99">
        <w:rPr>
          <w:rFonts w:hint="eastAsia"/>
          <w:color w:val="FF0000"/>
        </w:rPr>
        <w:t>Query</w:t>
      </w:r>
      <w:r w:rsidRPr="008B7B99">
        <w:rPr>
          <w:rFonts w:hint="eastAsia"/>
          <w:color w:val="FF0000"/>
        </w:rPr>
        <w:t>插件形式发布，方便后期开发扩展</w:t>
      </w:r>
      <w:r>
        <w:rPr>
          <w:rFonts w:hint="eastAsia"/>
        </w:rPr>
        <w:t>。</w:t>
      </w:r>
    </w:p>
    <w:p w:rsidR="008415D1" w:rsidRDefault="00124AEC">
      <w:pPr>
        <w:pStyle w:val="Heading2"/>
        <w:spacing w:before="240" w:after="120"/>
      </w:pPr>
      <w:bookmarkStart w:id="131" w:name="_Toc373325743"/>
      <w:bookmarkStart w:id="132" w:name="_Toc373357676"/>
      <w:bookmarkStart w:id="133" w:name="_Toc373325930"/>
      <w:bookmarkStart w:id="134" w:name="_Toc373325124"/>
      <w:bookmarkStart w:id="135" w:name="_Toc373357815"/>
      <w:bookmarkStart w:id="136" w:name="_Toc483344121"/>
      <w:r>
        <w:rPr>
          <w:rFonts w:hint="eastAsia"/>
        </w:rPr>
        <w:t xml:space="preserve">2.3 </w:t>
      </w:r>
      <w:bookmarkEnd w:id="131"/>
      <w:bookmarkEnd w:id="132"/>
      <w:bookmarkEnd w:id="133"/>
      <w:bookmarkEnd w:id="134"/>
      <w:bookmarkEnd w:id="135"/>
      <w:r>
        <w:rPr>
          <w:rFonts w:hint="eastAsia"/>
        </w:rPr>
        <w:t>AJAX</w:t>
      </w:r>
      <w:r>
        <w:rPr>
          <w:rFonts w:hint="eastAsia"/>
        </w:rPr>
        <w:t>与</w:t>
      </w:r>
      <w:r>
        <w:rPr>
          <w:rFonts w:hint="eastAsia"/>
        </w:rPr>
        <w:t>JSON</w:t>
      </w:r>
      <w:bookmarkEnd w:id="136"/>
    </w:p>
    <w:p w:rsidR="008415D1" w:rsidRPr="00217A75" w:rsidRDefault="00124AEC">
      <w:pPr>
        <w:spacing w:line="300" w:lineRule="auto"/>
        <w:ind w:firstLineChars="200" w:firstLine="480"/>
        <w:rPr>
          <w:color w:val="FF0000"/>
        </w:rPr>
      </w:pPr>
      <w:r>
        <w:t>AJAX</w:t>
      </w:r>
      <w:r w:rsidRPr="00217A75">
        <w:rPr>
          <w:rFonts w:hint="eastAsia"/>
          <w:color w:val="FF0000"/>
        </w:rPr>
        <w:t>指</w:t>
      </w:r>
      <w:r w:rsidRPr="00217A75">
        <w:rPr>
          <w:color w:val="FF0000"/>
        </w:rPr>
        <w:t>的是一种异步</w:t>
      </w:r>
      <w:r w:rsidRPr="00217A75">
        <w:rPr>
          <w:color w:val="FF0000"/>
        </w:rPr>
        <w:t>JavaScript</w:t>
      </w:r>
      <w:r w:rsidRPr="00217A75">
        <w:rPr>
          <w:color w:val="FF0000"/>
        </w:rPr>
        <w:t>和</w:t>
      </w:r>
      <w:r w:rsidRPr="00217A75">
        <w:rPr>
          <w:color w:val="FF0000"/>
        </w:rPr>
        <w:t>XML</w:t>
      </w:r>
      <w:r w:rsidRPr="00217A75">
        <w:rPr>
          <w:color w:val="FF0000"/>
        </w:rPr>
        <w:t>，它是一种新的网页开发技术</w:t>
      </w:r>
      <w:r w:rsidRPr="00217A75">
        <w:rPr>
          <w:rFonts w:hint="eastAsia"/>
          <w:color w:val="FF0000"/>
        </w:rPr>
        <w:t>，</w:t>
      </w:r>
      <w:r w:rsidRPr="00217A75">
        <w:rPr>
          <w:color w:val="FF0000"/>
        </w:rPr>
        <w:t>用于创建交互式网页应用。</w:t>
      </w:r>
      <w:r w:rsidRPr="00217A75">
        <w:rPr>
          <w:color w:val="FF0000"/>
        </w:rPr>
        <w:t xml:space="preserve">AJAX </w:t>
      </w:r>
      <w:r w:rsidRPr="00217A75">
        <w:rPr>
          <w:color w:val="FF0000"/>
        </w:rPr>
        <w:t>是一种用于创建快速动态网页的技术。</w:t>
      </w:r>
      <w:r w:rsidRPr="00217A75">
        <w:rPr>
          <w:rFonts w:hint="eastAsia"/>
          <w:color w:val="FF0000"/>
        </w:rPr>
        <w:t>它</w:t>
      </w:r>
      <w:r w:rsidRPr="00217A75">
        <w:rPr>
          <w:color w:val="FF0000"/>
        </w:rPr>
        <w:t>通过在服务器与后台进行轻量级的数据交换，</w:t>
      </w:r>
      <w:r w:rsidRPr="00217A75">
        <w:rPr>
          <w:color w:val="FF0000"/>
        </w:rPr>
        <w:t xml:space="preserve">AJAX </w:t>
      </w:r>
      <w:r w:rsidRPr="00217A75">
        <w:rPr>
          <w:color w:val="FF0000"/>
        </w:rPr>
        <w:t>可以使网页实现异步更新。这意味着可以在不重新加载整个网页的情况下，对网页的某部分进行更新。</w:t>
      </w:r>
    </w:p>
    <w:p w:rsidR="008415D1" w:rsidRDefault="00124AEC">
      <w:pPr>
        <w:spacing w:line="300" w:lineRule="auto"/>
        <w:ind w:firstLineChars="200" w:firstLine="480"/>
      </w:pPr>
      <w:r w:rsidRPr="00CB6FC0">
        <w:rPr>
          <w:rFonts w:hint="eastAsia"/>
        </w:rPr>
        <w:t>JSON</w:t>
      </w:r>
      <w:r w:rsidRPr="00217A75">
        <w:rPr>
          <w:color w:val="FF0000"/>
        </w:rPr>
        <w:t>是一种轻量级的数据交换格式。它采用完全独立于编程语言的文本格式来存储和表示数据。因为其简洁和清晰的层次结构</w:t>
      </w:r>
      <w:r w:rsidRPr="00217A75">
        <w:rPr>
          <w:rFonts w:hint="eastAsia"/>
          <w:color w:val="FF0000"/>
        </w:rPr>
        <w:t>，</w:t>
      </w:r>
      <w:r w:rsidRPr="00217A75">
        <w:rPr>
          <w:color w:val="FF0000"/>
        </w:rPr>
        <w:t>它成为理想的数据交换语言</w:t>
      </w:r>
      <w:r w:rsidRPr="00217A75">
        <w:rPr>
          <w:rFonts w:hint="eastAsia"/>
          <w:color w:val="FF0000"/>
        </w:rPr>
        <w:t>。</w:t>
      </w:r>
      <w:r w:rsidRPr="00217A75">
        <w:rPr>
          <w:color w:val="FF0000"/>
        </w:rPr>
        <w:t>它有易于人阅读和编写</w:t>
      </w:r>
      <w:r w:rsidRPr="00217A75">
        <w:rPr>
          <w:rFonts w:hint="eastAsia"/>
          <w:color w:val="FF0000"/>
        </w:rPr>
        <w:t>、</w:t>
      </w:r>
      <w:r w:rsidRPr="00217A75">
        <w:rPr>
          <w:color w:val="FF0000"/>
        </w:rPr>
        <w:t>易于机器解析和生成以及有效地提升网络传输效率的优点</w:t>
      </w:r>
      <w:r>
        <w:t>。</w:t>
      </w:r>
    </w:p>
    <w:p w:rsidR="008415D1" w:rsidRDefault="00124AEC">
      <w:pPr>
        <w:pStyle w:val="Heading2"/>
        <w:spacing w:before="240" w:after="120"/>
      </w:pPr>
      <w:bookmarkStart w:id="137" w:name="_Toc373325125"/>
      <w:bookmarkStart w:id="138" w:name="_Toc373325744"/>
      <w:bookmarkStart w:id="139" w:name="_Toc373325931"/>
      <w:bookmarkStart w:id="140" w:name="_Toc373357677"/>
      <w:bookmarkStart w:id="141" w:name="_Toc373357816"/>
      <w:bookmarkStart w:id="142" w:name="_Toc483344122"/>
      <w:r>
        <w:rPr>
          <w:rFonts w:hint="eastAsia"/>
        </w:rPr>
        <w:t xml:space="preserve">2.4 </w:t>
      </w:r>
      <w:bookmarkEnd w:id="137"/>
      <w:bookmarkEnd w:id="138"/>
      <w:bookmarkEnd w:id="139"/>
      <w:bookmarkEnd w:id="140"/>
      <w:bookmarkEnd w:id="141"/>
      <w:r>
        <w:rPr>
          <w:rFonts w:hint="eastAsia"/>
        </w:rPr>
        <w:t>开发工具</w:t>
      </w:r>
      <w:bookmarkEnd w:id="142"/>
    </w:p>
    <w:p w:rsidR="008415D1" w:rsidRDefault="00124AEC">
      <w:pPr>
        <w:pStyle w:val="Heading3"/>
        <w:spacing w:before="120"/>
      </w:pPr>
      <w:bookmarkStart w:id="143" w:name="_Toc483344123"/>
      <w:r>
        <w:rPr>
          <w:rFonts w:hint="eastAsia"/>
        </w:rPr>
        <w:t xml:space="preserve">2.4.1 </w:t>
      </w:r>
      <w:r>
        <w:t>MySQL Workbench</w:t>
      </w:r>
      <w:r>
        <w:rPr>
          <w:rFonts w:hint="eastAsia"/>
        </w:rPr>
        <w:t>工具简介</w:t>
      </w:r>
      <w:bookmarkEnd w:id="143"/>
    </w:p>
    <w:p w:rsidR="008415D1" w:rsidRPr="00CE1C63" w:rsidRDefault="00124AEC">
      <w:pPr>
        <w:spacing w:line="300" w:lineRule="auto"/>
        <w:ind w:firstLineChars="200" w:firstLine="480"/>
        <w:rPr>
          <w:color w:val="FF0000"/>
          <w:szCs w:val="28"/>
        </w:rPr>
      </w:pPr>
      <w:r>
        <w:rPr>
          <w:rFonts w:hint="eastAsia"/>
          <w:szCs w:val="28"/>
        </w:rPr>
        <w:t>SQL</w:t>
      </w:r>
      <w:r w:rsidRPr="00CE1C63">
        <w:rPr>
          <w:rFonts w:hint="eastAsia"/>
          <w:color w:val="FF0000"/>
          <w:szCs w:val="28"/>
        </w:rPr>
        <w:t xml:space="preserve"> Server </w:t>
      </w:r>
      <w:r w:rsidRPr="00CE1C63">
        <w:rPr>
          <w:rFonts w:hint="eastAsia"/>
          <w:color w:val="FF0000"/>
          <w:szCs w:val="28"/>
        </w:rPr>
        <w:t>是</w:t>
      </w:r>
      <w:r w:rsidRPr="00CE1C63">
        <w:rPr>
          <w:rFonts w:hint="eastAsia"/>
          <w:color w:val="FF0000"/>
          <w:szCs w:val="28"/>
        </w:rPr>
        <w:t xml:space="preserve">Microsoft </w:t>
      </w:r>
      <w:r w:rsidRPr="00CE1C63">
        <w:rPr>
          <w:rFonts w:hint="eastAsia"/>
          <w:color w:val="FF0000"/>
          <w:szCs w:val="28"/>
        </w:rPr>
        <w:t>公司推出的关系型数据库管理系统。它具有很多优点，比如可伸缩行好、与其它相关软件集成程度高以及使用方便等，它可跨多种不同大型多处理器的服务器平台使用。</w:t>
      </w:r>
    </w:p>
    <w:p w:rsidR="008415D1" w:rsidRPr="00CE1C63" w:rsidRDefault="00124AEC">
      <w:pPr>
        <w:spacing w:line="300" w:lineRule="auto"/>
        <w:ind w:firstLineChars="200" w:firstLine="480"/>
        <w:rPr>
          <w:color w:val="FF0000"/>
        </w:rPr>
      </w:pPr>
      <w:r w:rsidRPr="00CE1C63">
        <w:rPr>
          <w:rFonts w:hint="eastAsia"/>
          <w:color w:val="FF0000"/>
          <w:szCs w:val="28"/>
        </w:rPr>
        <w:t xml:space="preserve">Microsoft SQL Server </w:t>
      </w:r>
      <w:r w:rsidRPr="00CE1C63">
        <w:rPr>
          <w:rFonts w:hint="eastAsia"/>
          <w:color w:val="FF0000"/>
          <w:szCs w:val="28"/>
        </w:rPr>
        <w:t>数据库引擎为关系型数据和结构化数据提供了更安全可靠的存储功能，数据库引擎是</w:t>
      </w:r>
      <w:r w:rsidRPr="00CE1C63">
        <w:rPr>
          <w:rFonts w:hint="eastAsia"/>
          <w:color w:val="FF0000"/>
          <w:szCs w:val="24"/>
        </w:rPr>
        <w:t xml:space="preserve">SQLSERVER </w:t>
      </w:r>
      <w:r w:rsidRPr="00CE1C63">
        <w:rPr>
          <w:rFonts w:hint="eastAsia"/>
          <w:color w:val="FF0000"/>
          <w:szCs w:val="28"/>
        </w:rPr>
        <w:t>系统的核心服务，负责完成数据的存储、处理和安全管理，提供了受控访问和快速事务处理，和大量的支持以保持高可用性的服务</w:t>
      </w:r>
      <w:r w:rsidRPr="00CE1C63">
        <w:rPr>
          <w:rFonts w:hint="eastAsia"/>
          <w:color w:val="FF0000"/>
          <w:szCs w:val="28"/>
          <w:vertAlign w:val="superscript"/>
        </w:rPr>
        <w:t>[3]</w:t>
      </w:r>
      <w:r w:rsidRPr="00CE1C63">
        <w:rPr>
          <w:rFonts w:hint="eastAsia"/>
          <w:szCs w:val="28"/>
        </w:rPr>
        <w:t>。</w:t>
      </w:r>
    </w:p>
    <w:p w:rsidR="008415D1" w:rsidRDefault="00124AEC">
      <w:pPr>
        <w:pStyle w:val="Heading3"/>
        <w:spacing w:before="120"/>
      </w:pPr>
      <w:bookmarkStart w:id="144" w:name="_Toc483344124"/>
      <w:r>
        <w:rPr>
          <w:rFonts w:hint="eastAsia"/>
        </w:rPr>
        <w:t>2.4.2</w:t>
      </w:r>
      <w:r>
        <w:t xml:space="preserve"> Visual Studio 2017 Community</w:t>
      </w:r>
      <w:r>
        <w:rPr>
          <w:rFonts w:hint="eastAsia"/>
        </w:rPr>
        <w:t>工具简介</w:t>
      </w:r>
      <w:bookmarkEnd w:id="144"/>
    </w:p>
    <w:p w:rsidR="008415D1" w:rsidRPr="00CE1C63" w:rsidRDefault="00124AEC">
      <w:pPr>
        <w:spacing w:line="300" w:lineRule="auto"/>
        <w:ind w:firstLineChars="200" w:firstLine="480"/>
        <w:rPr>
          <w:color w:val="FF0000"/>
        </w:rPr>
      </w:pPr>
      <w:r>
        <w:rPr>
          <w:rFonts w:hint="eastAsia"/>
          <w:szCs w:val="24"/>
        </w:rPr>
        <w:t>Eclipse</w:t>
      </w:r>
      <w:r w:rsidRPr="00CE1C63">
        <w:rPr>
          <w:rFonts w:hint="eastAsia"/>
          <w:color w:val="FF0000"/>
          <w:szCs w:val="24"/>
        </w:rPr>
        <w:t xml:space="preserve"> </w:t>
      </w:r>
      <w:r w:rsidRPr="00CE1C63">
        <w:rPr>
          <w:rFonts w:hint="eastAsia"/>
          <w:color w:val="FF0000"/>
          <w:szCs w:val="24"/>
        </w:rPr>
        <w:t>是一个开放源代码的、基于</w:t>
      </w:r>
      <w:r w:rsidRPr="00CE1C63">
        <w:rPr>
          <w:rFonts w:hint="eastAsia"/>
          <w:color w:val="FF0000"/>
          <w:szCs w:val="24"/>
        </w:rPr>
        <w:t xml:space="preserve"> Java </w:t>
      </w:r>
      <w:r w:rsidRPr="00CE1C63">
        <w:rPr>
          <w:rFonts w:hint="eastAsia"/>
          <w:color w:val="FF0000"/>
          <w:szCs w:val="24"/>
        </w:rPr>
        <w:t>的可扩展开发平台，它实际上只是一个框架和一组服务，但附带了一个标准的插件集，包括</w:t>
      </w:r>
      <w:r w:rsidRPr="00CE1C63">
        <w:rPr>
          <w:rFonts w:hint="eastAsia"/>
          <w:color w:val="FF0000"/>
          <w:szCs w:val="24"/>
        </w:rPr>
        <w:t>Java</w:t>
      </w:r>
      <w:r w:rsidRPr="00CE1C63">
        <w:rPr>
          <w:rFonts w:hint="eastAsia"/>
          <w:color w:val="FF0000"/>
          <w:szCs w:val="24"/>
        </w:rPr>
        <w:t>开发工具（</w:t>
      </w:r>
      <w:r w:rsidRPr="00CE1C63">
        <w:rPr>
          <w:rFonts w:hint="eastAsia"/>
          <w:color w:val="FF0000"/>
          <w:szCs w:val="24"/>
        </w:rPr>
        <w:t>Java Development Tools</w:t>
      </w:r>
      <w:r w:rsidRPr="00CE1C63">
        <w:rPr>
          <w:rFonts w:hint="eastAsia"/>
          <w:color w:val="FF0000"/>
          <w:szCs w:val="24"/>
        </w:rPr>
        <w:t>，</w:t>
      </w:r>
      <w:r w:rsidRPr="00CE1C63">
        <w:rPr>
          <w:rFonts w:hint="eastAsia"/>
          <w:color w:val="FF0000"/>
          <w:szCs w:val="24"/>
        </w:rPr>
        <w:t>JDT</w:t>
      </w:r>
      <w:r w:rsidRPr="00CE1C63">
        <w:rPr>
          <w:rFonts w:hint="eastAsia"/>
          <w:color w:val="FF0000"/>
          <w:szCs w:val="24"/>
        </w:rPr>
        <w:t>）等，通过插件组件构建开发环境。</w:t>
      </w:r>
      <w:r w:rsidRPr="00CE1C63">
        <w:rPr>
          <w:rFonts w:hint="eastAsia"/>
          <w:color w:val="FF0000"/>
        </w:rPr>
        <w:t xml:space="preserve">  </w:t>
      </w:r>
    </w:p>
    <w:p w:rsidR="008415D1" w:rsidRDefault="00124AEC">
      <w:pPr>
        <w:spacing w:line="300" w:lineRule="auto"/>
        <w:ind w:firstLineChars="200" w:firstLine="480"/>
      </w:pPr>
      <w:r w:rsidRPr="00CE1C63">
        <w:rPr>
          <w:rFonts w:hint="eastAsia"/>
          <w:color w:val="FF0000"/>
          <w:szCs w:val="24"/>
        </w:rPr>
        <w:t xml:space="preserve">Eclipse </w:t>
      </w:r>
      <w:r w:rsidRPr="00CE1C63">
        <w:rPr>
          <w:rFonts w:hint="eastAsia"/>
          <w:color w:val="FF0000"/>
          <w:szCs w:val="24"/>
        </w:rPr>
        <w:t>最初由</w:t>
      </w:r>
      <w:r w:rsidRPr="00CE1C63">
        <w:rPr>
          <w:rFonts w:hint="eastAsia"/>
          <w:color w:val="FF0000"/>
          <w:szCs w:val="24"/>
        </w:rPr>
        <w:t>OTI</w:t>
      </w:r>
      <w:r w:rsidRPr="00CE1C63">
        <w:rPr>
          <w:rFonts w:hint="eastAsia"/>
          <w:color w:val="FF0000"/>
          <w:szCs w:val="24"/>
        </w:rPr>
        <w:t>和</w:t>
      </w:r>
      <w:r w:rsidRPr="00CE1C63">
        <w:rPr>
          <w:rFonts w:hint="eastAsia"/>
          <w:color w:val="FF0000"/>
          <w:szCs w:val="24"/>
        </w:rPr>
        <w:t>IBM</w:t>
      </w:r>
      <w:r w:rsidRPr="00CE1C63">
        <w:rPr>
          <w:rFonts w:hint="eastAsia"/>
          <w:color w:val="FF0000"/>
          <w:szCs w:val="24"/>
        </w:rPr>
        <w:t>两家公司的</w:t>
      </w:r>
      <w:r w:rsidRPr="00CE1C63">
        <w:rPr>
          <w:rFonts w:hint="eastAsia"/>
          <w:color w:val="FF0000"/>
          <w:szCs w:val="24"/>
        </w:rPr>
        <w:t>IDE</w:t>
      </w:r>
      <w:r w:rsidRPr="00CE1C63">
        <w:rPr>
          <w:rFonts w:hint="eastAsia"/>
          <w:color w:val="FF0000"/>
          <w:szCs w:val="24"/>
        </w:rPr>
        <w:t>产品开发组创建，起始于</w:t>
      </w:r>
      <w:r w:rsidRPr="00CE1C63">
        <w:rPr>
          <w:rFonts w:hint="eastAsia"/>
          <w:color w:val="FF0000"/>
          <w:szCs w:val="24"/>
        </w:rPr>
        <w:t>1999</w:t>
      </w:r>
      <w:r w:rsidRPr="00CE1C63">
        <w:rPr>
          <w:rFonts w:hint="eastAsia"/>
          <w:color w:val="FF0000"/>
          <w:szCs w:val="24"/>
        </w:rPr>
        <w:t>年</w:t>
      </w:r>
      <w:r w:rsidRPr="00CE1C63">
        <w:rPr>
          <w:rFonts w:hint="eastAsia"/>
          <w:color w:val="FF0000"/>
          <w:szCs w:val="24"/>
        </w:rPr>
        <w:t>4</w:t>
      </w:r>
      <w:r w:rsidRPr="00CE1C63">
        <w:rPr>
          <w:rFonts w:hint="eastAsia"/>
          <w:color w:val="FF0000"/>
          <w:szCs w:val="24"/>
        </w:rPr>
        <w:t>月。</w:t>
      </w:r>
      <w:r w:rsidRPr="00CE1C63">
        <w:rPr>
          <w:rFonts w:hint="eastAsia"/>
          <w:color w:val="FF0000"/>
          <w:szCs w:val="24"/>
        </w:rPr>
        <w:t>IBM</w:t>
      </w:r>
      <w:r w:rsidRPr="00CE1C63">
        <w:rPr>
          <w:rFonts w:hint="eastAsia"/>
          <w:color w:val="FF0000"/>
          <w:szCs w:val="24"/>
        </w:rPr>
        <w:t>提供了最初的</w:t>
      </w:r>
      <w:r w:rsidRPr="00CE1C63">
        <w:rPr>
          <w:rFonts w:hint="eastAsia"/>
          <w:color w:val="FF0000"/>
          <w:szCs w:val="24"/>
        </w:rPr>
        <w:t>Eclipse</w:t>
      </w:r>
      <w:r w:rsidRPr="00CE1C63">
        <w:rPr>
          <w:rFonts w:hint="eastAsia"/>
          <w:color w:val="FF0000"/>
          <w:szCs w:val="24"/>
        </w:rPr>
        <w:t>代码基础，包括</w:t>
      </w:r>
      <w:r w:rsidRPr="00CE1C63">
        <w:rPr>
          <w:rFonts w:hint="eastAsia"/>
          <w:color w:val="FF0000"/>
          <w:szCs w:val="24"/>
        </w:rPr>
        <w:t>Platform</w:t>
      </w:r>
      <w:r w:rsidRPr="00CE1C63">
        <w:rPr>
          <w:rFonts w:hint="eastAsia"/>
          <w:color w:val="FF0000"/>
          <w:szCs w:val="24"/>
        </w:rPr>
        <w:t>、</w:t>
      </w:r>
      <w:r w:rsidRPr="00CE1C63">
        <w:rPr>
          <w:rFonts w:hint="eastAsia"/>
          <w:color w:val="FF0000"/>
          <w:szCs w:val="24"/>
        </w:rPr>
        <w:t xml:space="preserve">JDT </w:t>
      </w:r>
      <w:r w:rsidRPr="00CE1C63">
        <w:rPr>
          <w:rFonts w:hint="eastAsia"/>
          <w:color w:val="FF0000"/>
          <w:szCs w:val="24"/>
        </w:rPr>
        <w:t>和</w:t>
      </w:r>
      <w:r w:rsidRPr="00CE1C63">
        <w:rPr>
          <w:rFonts w:hint="eastAsia"/>
          <w:color w:val="FF0000"/>
          <w:szCs w:val="24"/>
        </w:rPr>
        <w:t>PDE</w:t>
      </w:r>
      <w:r w:rsidRPr="00CE1C63">
        <w:rPr>
          <w:rFonts w:hint="eastAsia"/>
          <w:color w:val="FF0000"/>
          <w:szCs w:val="24"/>
        </w:rPr>
        <w:t>。尽管</w:t>
      </w:r>
      <w:r w:rsidRPr="00CE1C63">
        <w:rPr>
          <w:rFonts w:hint="eastAsia"/>
          <w:color w:val="FF0000"/>
          <w:szCs w:val="24"/>
        </w:rPr>
        <w:t xml:space="preserve"> Eclipse </w:t>
      </w:r>
      <w:r w:rsidRPr="00CE1C63">
        <w:rPr>
          <w:rFonts w:hint="eastAsia"/>
          <w:color w:val="FF0000"/>
          <w:szCs w:val="24"/>
        </w:rPr>
        <w:t>是使用</w:t>
      </w:r>
      <w:r w:rsidRPr="00CE1C63">
        <w:rPr>
          <w:rFonts w:hint="eastAsia"/>
          <w:color w:val="FF0000"/>
          <w:szCs w:val="24"/>
        </w:rPr>
        <w:t>Java</w:t>
      </w:r>
      <w:r w:rsidRPr="00CE1C63">
        <w:rPr>
          <w:rFonts w:hint="eastAsia"/>
          <w:color w:val="FF0000"/>
          <w:szCs w:val="24"/>
        </w:rPr>
        <w:t>语言开发的，但它的用途并不限于</w:t>
      </w:r>
      <w:r w:rsidRPr="00CE1C63">
        <w:rPr>
          <w:rFonts w:hint="eastAsia"/>
          <w:color w:val="FF0000"/>
          <w:szCs w:val="24"/>
        </w:rPr>
        <w:t xml:space="preserve"> Java </w:t>
      </w:r>
      <w:r w:rsidRPr="00CE1C63">
        <w:rPr>
          <w:rFonts w:hint="eastAsia"/>
          <w:color w:val="FF0000"/>
          <w:szCs w:val="24"/>
        </w:rPr>
        <w:t>语言；例如，支持诸如</w:t>
      </w:r>
      <w:r w:rsidRPr="00CE1C63">
        <w:rPr>
          <w:rFonts w:hint="eastAsia"/>
          <w:color w:val="FF0000"/>
          <w:szCs w:val="24"/>
        </w:rPr>
        <w:t>C/C++</w:t>
      </w:r>
      <w:r w:rsidRPr="00CE1C63">
        <w:rPr>
          <w:rFonts w:hint="eastAsia"/>
          <w:color w:val="FF0000"/>
          <w:szCs w:val="24"/>
        </w:rPr>
        <w:t>、</w:t>
      </w:r>
      <w:r w:rsidRPr="00CE1C63">
        <w:rPr>
          <w:rFonts w:hint="eastAsia"/>
          <w:color w:val="FF0000"/>
          <w:szCs w:val="24"/>
        </w:rPr>
        <w:t>COBOL</w:t>
      </w:r>
      <w:r w:rsidRPr="00CE1C63">
        <w:rPr>
          <w:rFonts w:hint="eastAsia"/>
          <w:color w:val="FF0000"/>
          <w:szCs w:val="24"/>
        </w:rPr>
        <w:t>、</w:t>
      </w:r>
      <w:r w:rsidRPr="00CE1C63">
        <w:rPr>
          <w:rFonts w:hint="eastAsia"/>
          <w:color w:val="FF0000"/>
          <w:szCs w:val="24"/>
        </w:rPr>
        <w:t>PHP</w:t>
      </w:r>
      <w:r w:rsidRPr="00CE1C63">
        <w:rPr>
          <w:rFonts w:hint="eastAsia"/>
          <w:color w:val="FF0000"/>
          <w:szCs w:val="24"/>
        </w:rPr>
        <w:t>、</w:t>
      </w:r>
      <w:r w:rsidRPr="00CE1C63">
        <w:rPr>
          <w:rFonts w:hint="eastAsia"/>
          <w:color w:val="FF0000"/>
          <w:szCs w:val="24"/>
        </w:rPr>
        <w:t>Android</w:t>
      </w:r>
      <w:r w:rsidRPr="00CE1C63">
        <w:rPr>
          <w:rFonts w:hint="eastAsia"/>
          <w:color w:val="FF0000"/>
          <w:szCs w:val="24"/>
        </w:rPr>
        <w:t>等编程语言的插件已经可用，或预计将会推出。经可用，或</w:t>
      </w:r>
      <w:r w:rsidRPr="00CE1C63">
        <w:rPr>
          <w:rFonts w:hint="eastAsia"/>
          <w:color w:val="FF0000"/>
          <w:szCs w:val="24"/>
        </w:rPr>
        <w:lastRenderedPageBreak/>
        <w:t>预计将会推出</w:t>
      </w:r>
      <w:r>
        <w:rPr>
          <w:rFonts w:hint="eastAsia"/>
          <w:color w:val="000000"/>
          <w:szCs w:val="24"/>
        </w:rPr>
        <w:t>。</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45" w:name="_Toc483344125"/>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6" w:name="_Toc373325131"/>
      <w:bookmarkStart w:id="147" w:name="_Toc373325937"/>
      <w:bookmarkStart w:id="148" w:name="_Toc373325750"/>
      <w:bookmarkStart w:id="149" w:name="_Toc373357822"/>
      <w:bookmarkStart w:id="150" w:name="_Toc373357683"/>
      <w:bookmarkEnd w:id="145"/>
    </w:p>
    <w:p w:rsidR="008415D1" w:rsidRDefault="00124AEC">
      <w:pPr>
        <w:pStyle w:val="Heading2"/>
        <w:spacing w:before="240" w:after="120"/>
      </w:pPr>
      <w:bookmarkStart w:id="151" w:name="_Toc373325133"/>
      <w:bookmarkStart w:id="152" w:name="_Toc373325752"/>
      <w:bookmarkStart w:id="153" w:name="_Toc373325939"/>
      <w:bookmarkStart w:id="154" w:name="_Toc373357685"/>
      <w:bookmarkStart w:id="155" w:name="_Toc373357824"/>
      <w:bookmarkStart w:id="156" w:name="_Toc483344126"/>
      <w:bookmarkEnd w:id="146"/>
      <w:bookmarkEnd w:id="147"/>
      <w:bookmarkEnd w:id="148"/>
      <w:bookmarkEnd w:id="149"/>
      <w:bookmarkEnd w:id="150"/>
      <w:r>
        <w:rPr>
          <w:rFonts w:hint="eastAsia"/>
        </w:rPr>
        <w:t xml:space="preserve">3.1 </w:t>
      </w:r>
      <w:bookmarkEnd w:id="151"/>
      <w:bookmarkEnd w:id="152"/>
      <w:bookmarkEnd w:id="153"/>
      <w:bookmarkEnd w:id="154"/>
      <w:bookmarkEnd w:id="155"/>
      <w:r>
        <w:rPr>
          <w:rFonts w:hint="eastAsia"/>
        </w:rPr>
        <w:t>系统需求及设计思路</w:t>
      </w:r>
      <w:bookmarkEnd w:id="156"/>
    </w:p>
    <w:p w:rsidR="008415D1" w:rsidRDefault="00124AEC">
      <w:pPr>
        <w:pStyle w:val="Heading3"/>
        <w:spacing w:before="120"/>
      </w:pPr>
      <w:bookmarkStart w:id="157" w:name="_Toc483344127"/>
      <w:r>
        <w:rPr>
          <w:rFonts w:hint="eastAsia"/>
        </w:rPr>
        <w:t>3.1.1</w:t>
      </w:r>
      <w:r>
        <w:rPr>
          <w:rFonts w:hint="eastAsia"/>
        </w:rPr>
        <w:t>系统需求</w:t>
      </w:r>
      <w:bookmarkEnd w:id="157"/>
    </w:p>
    <w:p w:rsidR="008415D1" w:rsidRDefault="00124AEC">
      <w:pPr>
        <w:ind w:firstLineChars="200" w:firstLine="480"/>
      </w:pPr>
      <w:r>
        <w:rPr>
          <w:rFonts w:hint="eastAsia"/>
        </w:rPr>
        <w:t>本系统需求如表</w:t>
      </w:r>
      <w:r>
        <w:rPr>
          <w:rFonts w:hint="eastAsia"/>
        </w:rPr>
        <w:t xml:space="preserve">3.1 </w:t>
      </w:r>
      <w:r>
        <w:rPr>
          <w:rFonts w:hint="eastAsia"/>
        </w:rPr>
        <w:t>系统需求所示。</w:t>
      </w:r>
    </w:p>
    <w:p w:rsidR="008415D1" w:rsidRDefault="008415D1">
      <w:pPr>
        <w:ind w:firstLineChars="200" w:firstLine="480"/>
      </w:pPr>
    </w:p>
    <w:p w:rsidR="008415D1" w:rsidRDefault="00124AEC">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8415D1">
        <w:trPr>
          <w:trHeight w:val="397"/>
          <w:jc w:val="center"/>
        </w:trPr>
        <w:tc>
          <w:tcPr>
            <w:tcW w:w="2725"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功能模块</w:t>
            </w:r>
          </w:p>
        </w:tc>
      </w:tr>
      <w:tr w:rsidR="008415D1">
        <w:trPr>
          <w:trHeight w:val="340"/>
          <w:jc w:val="center"/>
        </w:trPr>
        <w:tc>
          <w:tcPr>
            <w:tcW w:w="2725" w:type="dxa"/>
            <w:vMerge w:val="restart"/>
            <w:tcBorders>
              <w:top w:val="single" w:sz="12" w:space="0" w:color="auto"/>
            </w:tcBorders>
            <w:vAlign w:val="center"/>
          </w:tcPr>
          <w:p w:rsidR="008415D1" w:rsidRDefault="00C04347">
            <w:pPr>
              <w:jc w:val="center"/>
              <w:rPr>
                <w:sz w:val="21"/>
                <w:szCs w:val="21"/>
              </w:rPr>
            </w:pPr>
            <w:r>
              <w:rPr>
                <w:rFonts w:hint="eastAsia"/>
                <w:sz w:val="21"/>
                <w:szCs w:val="21"/>
              </w:rPr>
              <w:t>学生选课管理信息</w:t>
            </w:r>
            <w:r w:rsidR="00124AEC">
              <w:rPr>
                <w:sz w:val="21"/>
                <w:szCs w:val="21"/>
              </w:rPr>
              <w:t>系统</w:t>
            </w:r>
          </w:p>
        </w:tc>
        <w:tc>
          <w:tcPr>
            <w:tcW w:w="4140" w:type="dxa"/>
            <w:tcBorders>
              <w:top w:val="single" w:sz="12" w:space="0" w:color="auto"/>
            </w:tcBorders>
            <w:vAlign w:val="center"/>
          </w:tcPr>
          <w:p w:rsidR="008415D1" w:rsidRDefault="00C04347">
            <w:pPr>
              <w:jc w:val="center"/>
              <w:rPr>
                <w:sz w:val="21"/>
                <w:szCs w:val="21"/>
              </w:rPr>
            </w:pPr>
            <w:r>
              <w:rPr>
                <w:rFonts w:hint="eastAsia"/>
                <w:sz w:val="21"/>
                <w:szCs w:val="21"/>
              </w:rPr>
              <w:t>学生课程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教师课程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学生教师交互</w:t>
            </w:r>
            <w:r w:rsidR="00124AEC">
              <w:rPr>
                <w:sz w:val="21"/>
                <w:szCs w:val="21"/>
              </w:rPr>
              <w:t>模块</w:t>
            </w:r>
          </w:p>
        </w:tc>
      </w:tr>
    </w:tbl>
    <w:p w:rsidR="008415D1" w:rsidRDefault="008415D1"/>
    <w:p w:rsidR="008415D1" w:rsidRDefault="00124AEC">
      <w:pPr>
        <w:pStyle w:val="Heading3"/>
        <w:spacing w:before="120"/>
      </w:pPr>
      <w:bookmarkStart w:id="158" w:name="_Toc483344128"/>
      <w:r>
        <w:rPr>
          <w:rFonts w:hint="eastAsia"/>
        </w:rPr>
        <w:t>3.1.2</w:t>
      </w:r>
      <w:r>
        <w:rPr>
          <w:rFonts w:hint="eastAsia"/>
        </w:rPr>
        <w:t>系统设计思路</w:t>
      </w:r>
      <w:bookmarkEnd w:id="158"/>
    </w:p>
    <w:p w:rsidR="008415D1" w:rsidRDefault="00124AEC">
      <w:pPr>
        <w:spacing w:line="300" w:lineRule="auto"/>
        <w:ind w:firstLineChars="200" w:firstLine="480"/>
      </w:pPr>
      <w:r>
        <w:t>本</w:t>
      </w:r>
      <w:r w:rsidRPr="00212BD0">
        <w:rPr>
          <w:color w:val="FF0000"/>
        </w:rPr>
        <w:t>次毕业设计主要通过前端</w:t>
      </w:r>
      <w:r w:rsidRPr="00212BD0">
        <w:rPr>
          <w:rFonts w:hint="eastAsia"/>
          <w:color w:val="FF0000"/>
        </w:rPr>
        <w:t>DWZ</w:t>
      </w:r>
      <w:r w:rsidRPr="00212BD0">
        <w:rPr>
          <w:rFonts w:hint="eastAsia"/>
          <w:color w:val="FF0000"/>
        </w:rPr>
        <w:t>框架和后台</w:t>
      </w:r>
      <w:r w:rsidRPr="00212BD0">
        <w:rPr>
          <w:rFonts w:hint="eastAsia"/>
          <w:color w:val="FF0000"/>
        </w:rPr>
        <w:t>MVC</w:t>
      </w:r>
      <w:r w:rsidRPr="00212BD0">
        <w:rPr>
          <w:rFonts w:hint="eastAsia"/>
          <w:color w:val="FF0000"/>
        </w:rPr>
        <w:t>框架思想结合实现，用户界面友好且易于操作，用户可以根据不同的角色权限对不同的信息进行浏览、查看以及编辑。前端的</w:t>
      </w:r>
      <w:r w:rsidRPr="00212BD0">
        <w:rPr>
          <w:rFonts w:hint="eastAsia"/>
          <w:color w:val="FF0000"/>
        </w:rPr>
        <w:t>DWZ</w:t>
      </w:r>
      <w:r w:rsidRPr="00212BD0">
        <w:rPr>
          <w:rFonts w:hint="eastAsia"/>
          <w:color w:val="FF0000"/>
        </w:rPr>
        <w:t>框架是一个国产开源框架，简单实用，适合快速开发。使用该框架可以省去前端</w:t>
      </w:r>
      <w:r w:rsidRPr="00212BD0">
        <w:rPr>
          <w:rFonts w:hint="eastAsia"/>
          <w:color w:val="FF0000"/>
        </w:rPr>
        <w:t>UI</w:t>
      </w:r>
      <w:r w:rsidRPr="00212BD0">
        <w:rPr>
          <w:rFonts w:hint="eastAsia"/>
          <w:color w:val="FF0000"/>
        </w:rPr>
        <w:t>设计，提高界面的可读性和美观。后台</w:t>
      </w:r>
      <w:r w:rsidRPr="00212BD0">
        <w:rPr>
          <w:rFonts w:hint="eastAsia"/>
          <w:color w:val="FF0000"/>
        </w:rPr>
        <w:t>MVC</w:t>
      </w:r>
      <w:r w:rsidRPr="00212BD0">
        <w:rPr>
          <w:rFonts w:hint="eastAsia"/>
          <w:color w:val="FF0000"/>
        </w:rPr>
        <w:t>框架分层明确，将模型、视图和控制器分开，它们各自处理自己的分工任务，这种模式便于理解也便于测试和后期维护</w:t>
      </w:r>
      <w:r>
        <w:rPr>
          <w:rFonts w:hint="eastAsia"/>
        </w:rPr>
        <w:t>。</w:t>
      </w:r>
    </w:p>
    <w:p w:rsidR="008415D1" w:rsidRDefault="00124AEC">
      <w:pPr>
        <w:pStyle w:val="Heading2"/>
        <w:spacing w:before="240" w:after="120"/>
      </w:pPr>
      <w:bookmarkStart w:id="159" w:name="_Toc483344129"/>
      <w:r>
        <w:rPr>
          <w:rFonts w:hint="eastAsia"/>
        </w:rPr>
        <w:t>3.2</w:t>
      </w:r>
      <w:r>
        <w:rPr>
          <w:rFonts w:hint="eastAsia"/>
        </w:rPr>
        <w:t>系统需求分析</w:t>
      </w:r>
      <w:bookmarkEnd w:id="159"/>
    </w:p>
    <w:p w:rsidR="008415D1" w:rsidRDefault="00124AEC">
      <w:pPr>
        <w:pStyle w:val="Heading3"/>
        <w:spacing w:before="120"/>
      </w:pPr>
      <w:bookmarkStart w:id="160" w:name="_Toc483344130"/>
      <w:r>
        <w:rPr>
          <w:rFonts w:hint="eastAsia"/>
        </w:rPr>
        <w:t>3.2.1</w:t>
      </w:r>
      <w:r>
        <w:rPr>
          <w:rFonts w:hint="eastAsia"/>
        </w:rPr>
        <w:t>功能需求分析</w:t>
      </w:r>
      <w:bookmarkEnd w:id="160"/>
    </w:p>
    <w:p w:rsidR="008415D1" w:rsidRDefault="00124AEC">
      <w:pPr>
        <w:spacing w:line="300" w:lineRule="auto"/>
      </w:pPr>
      <w:r>
        <w:rPr>
          <w:rFonts w:hint="eastAsia"/>
        </w:rPr>
        <w:t>本系统主要有以下用例：</w:t>
      </w:r>
    </w:p>
    <w:p w:rsidR="008415D1" w:rsidRDefault="00124AEC">
      <w:pPr>
        <w:pStyle w:val="ListParagraph"/>
        <w:numPr>
          <w:ilvl w:val="0"/>
          <w:numId w:val="2"/>
        </w:numPr>
        <w:spacing w:line="300" w:lineRule="auto"/>
        <w:ind w:firstLineChars="0"/>
      </w:pPr>
      <w:r>
        <w:rPr>
          <w:rFonts w:hint="eastAsia"/>
        </w:rPr>
        <w:t>用户登录</w:t>
      </w:r>
      <w:r w:rsidR="007B72D6">
        <w:rPr>
          <w:rFonts w:hint="eastAsia"/>
        </w:rPr>
        <w:t>/</w:t>
      </w:r>
      <w:r w:rsidR="007B72D6">
        <w:rPr>
          <w:rFonts w:hint="eastAsia"/>
        </w:rPr>
        <w:t>注册</w:t>
      </w:r>
    </w:p>
    <w:p w:rsidR="008415D1" w:rsidRDefault="00410C86">
      <w:pPr>
        <w:pStyle w:val="ListParagraph"/>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w:t>
      </w:r>
      <w:r w:rsidR="00124AEC">
        <w:rPr>
          <w:rFonts w:hint="eastAsia"/>
        </w:rPr>
        <w:t>课程</w:t>
      </w:r>
    </w:p>
    <w:p w:rsidR="008415D1" w:rsidRDefault="00410C86">
      <w:pPr>
        <w:pStyle w:val="ListParagraph"/>
        <w:numPr>
          <w:ilvl w:val="0"/>
          <w:numId w:val="2"/>
        </w:numPr>
        <w:spacing w:line="300" w:lineRule="auto"/>
        <w:ind w:left="357" w:firstLineChars="0" w:hanging="357"/>
      </w:pPr>
      <w:r>
        <w:rPr>
          <w:rFonts w:hint="eastAsia"/>
        </w:rPr>
        <w:t>教师</w:t>
      </w:r>
      <w:r w:rsidR="00AB7635">
        <w:rPr>
          <w:rFonts w:hint="eastAsia"/>
        </w:rPr>
        <w:t>/</w:t>
      </w:r>
      <w:r w:rsidR="00090CFA">
        <w:rPr>
          <w:rFonts w:hint="eastAsia"/>
        </w:rPr>
        <w:t>学生</w:t>
      </w:r>
      <w:r w:rsidR="00AB7635">
        <w:rPr>
          <w:rFonts w:hint="eastAsia"/>
        </w:rPr>
        <w:t>互相查看</w:t>
      </w:r>
      <w:r w:rsidR="00090CFA">
        <w:rPr>
          <w:rFonts w:hint="eastAsia"/>
        </w:rPr>
        <w:t>信息</w:t>
      </w:r>
    </w:p>
    <w:p w:rsidR="008415D1" w:rsidRDefault="00090CFA">
      <w:pPr>
        <w:pStyle w:val="ListParagraph"/>
        <w:numPr>
          <w:ilvl w:val="0"/>
          <w:numId w:val="2"/>
        </w:numPr>
        <w:spacing w:line="300" w:lineRule="auto"/>
        <w:ind w:firstLineChars="0"/>
      </w:pPr>
      <w:r>
        <w:rPr>
          <w:rFonts w:hint="eastAsia"/>
        </w:rPr>
        <w:lastRenderedPageBreak/>
        <w:t>学生</w:t>
      </w:r>
      <w:r w:rsidR="00FB2C16">
        <w:rPr>
          <w:rFonts w:hint="eastAsia"/>
        </w:rPr>
        <w:t>管理（</w:t>
      </w:r>
      <w:r>
        <w:rPr>
          <w:rFonts w:hint="eastAsia"/>
        </w:rPr>
        <w:t>选择</w:t>
      </w:r>
      <w:r>
        <w:rPr>
          <w:rFonts w:hint="eastAsia"/>
        </w:rPr>
        <w:t>/</w:t>
      </w:r>
      <w:r>
        <w:rPr>
          <w:rFonts w:hint="eastAsia"/>
        </w:rPr>
        <w:t>收藏</w:t>
      </w:r>
      <w:r w:rsidR="00823DB5">
        <w:rPr>
          <w:rFonts w:hint="eastAsia"/>
        </w:rPr>
        <w:t>/</w:t>
      </w:r>
      <w:r w:rsidR="00823DB5">
        <w:rPr>
          <w:rFonts w:hint="eastAsia"/>
        </w:rPr>
        <w:t>查看</w:t>
      </w:r>
      <w:r w:rsidR="00FB2C16">
        <w:rPr>
          <w:rFonts w:hint="eastAsia"/>
        </w:rPr>
        <w:t>）</w:t>
      </w:r>
      <w:r>
        <w:rPr>
          <w:rFonts w:hint="eastAsia"/>
        </w:rPr>
        <w:t>课程</w:t>
      </w:r>
    </w:p>
    <w:p w:rsidR="008415D1" w:rsidRDefault="00090CFA">
      <w:pPr>
        <w:pStyle w:val="ListParagraph"/>
        <w:numPr>
          <w:ilvl w:val="0"/>
          <w:numId w:val="2"/>
        </w:numPr>
        <w:spacing w:line="300" w:lineRule="auto"/>
        <w:ind w:firstLineChars="0"/>
      </w:pPr>
      <w:r>
        <w:rPr>
          <w:rFonts w:hint="eastAsia"/>
        </w:rPr>
        <w:t>学生</w:t>
      </w:r>
      <w:r w:rsidR="00AB7635">
        <w:rPr>
          <w:rFonts w:hint="eastAsia"/>
        </w:rPr>
        <w:t>/</w:t>
      </w:r>
      <w:r>
        <w:rPr>
          <w:rFonts w:hint="eastAsia"/>
        </w:rPr>
        <w:t>教师相互留言</w:t>
      </w:r>
    </w:p>
    <w:p w:rsidR="008415D1" w:rsidRDefault="00AB7635">
      <w:pPr>
        <w:pStyle w:val="ListParagraph"/>
        <w:numPr>
          <w:ilvl w:val="0"/>
          <w:numId w:val="2"/>
        </w:numPr>
        <w:spacing w:line="300" w:lineRule="auto"/>
        <w:ind w:firstLineChars="0"/>
      </w:pPr>
      <w:r>
        <w:rPr>
          <w:rFonts w:hint="eastAsia"/>
        </w:rPr>
        <w:t>教师</w:t>
      </w:r>
      <w:r>
        <w:rPr>
          <w:rFonts w:hint="eastAsia"/>
        </w:rPr>
        <w:t>/</w:t>
      </w:r>
      <w:r>
        <w:rPr>
          <w:rFonts w:hint="eastAsia"/>
        </w:rPr>
        <w:t>学生</w:t>
      </w:r>
      <w:r w:rsidR="00C9026F">
        <w:rPr>
          <w:rFonts w:hint="eastAsia"/>
        </w:rPr>
        <w:t>管理个人</w:t>
      </w:r>
      <w:r w:rsidR="001365E2">
        <w:rPr>
          <w:rFonts w:hint="eastAsia"/>
        </w:rPr>
        <w:t>信息</w:t>
      </w:r>
    </w:p>
    <w:p w:rsidR="0090559C" w:rsidRDefault="00124AEC" w:rsidP="00FE4EC6">
      <w:pPr>
        <w:spacing w:line="300" w:lineRule="auto"/>
      </w:pPr>
      <w:r>
        <w:rPr>
          <w:rFonts w:hint="eastAsia"/>
        </w:rPr>
        <w:t>用例图见图</w:t>
      </w:r>
      <w:r w:rsidR="00AC7B01">
        <w:rPr>
          <w:rFonts w:hint="eastAsia"/>
        </w:rPr>
        <w:t>3.1</w:t>
      </w:r>
    </w:p>
    <w:p w:rsidR="00B81090" w:rsidRDefault="00F85C73" w:rsidP="00FE4EC6">
      <w:pPr>
        <w:spacing w:line="300" w:lineRule="auto"/>
      </w:pPr>
      <w:r>
        <w:rPr>
          <w:noProof/>
        </w:rPr>
        <w:drawing>
          <wp:inline distT="0" distB="0" distL="0" distR="0" wp14:anchorId="6E4D882B" wp14:editId="53A024B2">
            <wp:extent cx="5579745" cy="3798570"/>
            <wp:effectExtent l="133350" t="114300" r="135255" b="125730"/>
            <wp:docPr id="13" name="Picture 1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798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w:t>
      </w:r>
      <w:r w:rsidR="00563F3C">
        <w:rPr>
          <w:rFonts w:ascii="宋体" w:hAnsi="宋体" w:hint="eastAsia"/>
          <w:sz w:val="21"/>
          <w:szCs w:val="21"/>
        </w:rPr>
        <w:t>学生选课管理信息系统</w:t>
      </w:r>
      <w:r>
        <w:rPr>
          <w:rFonts w:ascii="宋体" w:hAnsi="宋体" w:hint="eastAsia"/>
          <w:sz w:val="21"/>
          <w:szCs w:val="21"/>
        </w:rPr>
        <w:t>用例图</w:t>
      </w:r>
    </w:p>
    <w:p w:rsidR="008415D1" w:rsidRDefault="008415D1">
      <w:pPr>
        <w:spacing w:line="300" w:lineRule="auto"/>
      </w:pPr>
    </w:p>
    <w:p w:rsidR="008415D1" w:rsidRDefault="00124AEC">
      <w:pPr>
        <w:spacing w:line="300" w:lineRule="auto"/>
      </w:pPr>
      <w:r>
        <w:rPr>
          <w:rFonts w:hint="eastAsia"/>
        </w:rPr>
        <w:t>用例说明：</w:t>
      </w:r>
    </w:p>
    <w:p w:rsidR="008415D1" w:rsidRDefault="008415D1">
      <w:pPr>
        <w:spacing w:line="300" w:lineRule="auto"/>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 3.2 </w:t>
      </w:r>
      <w:r>
        <w:rPr>
          <w:rFonts w:hint="eastAsia"/>
          <w:sz w:val="21"/>
          <w:szCs w:val="21"/>
        </w:rPr>
        <w:t>用户登录</w:t>
      </w:r>
      <w:r w:rsidR="00967EF7">
        <w:rPr>
          <w:rFonts w:hint="eastAsia"/>
          <w:sz w:val="21"/>
          <w:szCs w:val="21"/>
        </w:rPr>
        <w:t>/</w:t>
      </w:r>
      <w:r w:rsidR="00967EF7">
        <w:rPr>
          <w:rFonts w:hint="eastAsia"/>
          <w:sz w:val="21"/>
          <w:szCs w:val="21"/>
        </w:rPr>
        <w:t>注册</w:t>
      </w:r>
      <w:r>
        <w:rPr>
          <w:rFonts w:hint="eastAsia"/>
          <w:sz w:val="21"/>
          <w:szCs w:val="21"/>
        </w:rPr>
        <w:t>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用户登录</w:t>
            </w:r>
            <w:r w:rsidR="008B0225">
              <w:rPr>
                <w:rFonts w:hint="eastAsia"/>
                <w:sz w:val="21"/>
                <w:szCs w:val="21"/>
              </w:rPr>
              <w:t>/</w:t>
            </w:r>
            <w:r w:rsidR="008B0225">
              <w:rPr>
                <w:rFonts w:hint="eastAsia"/>
                <w:sz w:val="21"/>
                <w:szCs w:val="21"/>
              </w:rPr>
              <w:t>注册</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967EF7">
              <w:rPr>
                <w:rFonts w:hint="eastAsia"/>
                <w:sz w:val="21"/>
                <w:szCs w:val="21"/>
              </w:rPr>
              <w:t>：教师</w:t>
            </w:r>
            <w:r w:rsidR="00967EF7">
              <w:rPr>
                <w:rFonts w:hint="eastAsia"/>
                <w:sz w:val="21"/>
                <w:szCs w:val="21"/>
              </w:rPr>
              <w:t>/</w:t>
            </w:r>
            <w:r w:rsidR="00967EF7">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967EF7">
              <w:rPr>
                <w:rFonts w:hint="eastAsia"/>
                <w:sz w:val="21"/>
                <w:szCs w:val="21"/>
              </w:rPr>
              <w:t>教师</w:t>
            </w:r>
            <w:r w:rsidR="00967EF7">
              <w:rPr>
                <w:rFonts w:hint="eastAsia"/>
                <w:sz w:val="21"/>
                <w:szCs w:val="21"/>
              </w:rPr>
              <w:t>/</w:t>
            </w:r>
            <w:r w:rsidR="00967EF7">
              <w:rPr>
                <w:rFonts w:hint="eastAsia"/>
                <w:sz w:val="21"/>
                <w:szCs w:val="21"/>
              </w:rPr>
              <w:t>学生分别根据学号</w:t>
            </w:r>
            <w:r w:rsidR="00967EF7">
              <w:rPr>
                <w:rFonts w:hint="eastAsia"/>
                <w:sz w:val="21"/>
                <w:szCs w:val="21"/>
              </w:rPr>
              <w:t>/</w:t>
            </w:r>
            <w:r w:rsidR="00967EF7">
              <w:rPr>
                <w:rFonts w:hint="eastAsia"/>
                <w:sz w:val="21"/>
                <w:szCs w:val="21"/>
              </w:rPr>
              <w:t>工号进行系统注册</w:t>
            </w:r>
            <w:r w:rsidR="00967EF7">
              <w:rPr>
                <w:rFonts w:hint="eastAsia"/>
                <w:sz w:val="21"/>
                <w:szCs w:val="21"/>
              </w:rPr>
              <w:t>/</w:t>
            </w:r>
            <w:r>
              <w:rPr>
                <w:rFonts w:hint="eastAsia"/>
                <w:sz w:val="21"/>
                <w:szCs w:val="21"/>
              </w:rPr>
              <w:t>登录</w:t>
            </w:r>
            <w:r w:rsidR="00967EF7">
              <w:rPr>
                <w:rFonts w:hint="eastAsia"/>
                <w:sz w:val="21"/>
                <w:szCs w:val="21"/>
              </w:rPr>
              <w:t>；</w:t>
            </w:r>
            <w:r>
              <w:rPr>
                <w:rFonts w:hint="eastAsia"/>
                <w:sz w:val="21"/>
                <w:szCs w:val="21"/>
              </w:rPr>
              <w:t>并根据</w:t>
            </w:r>
            <w:r w:rsidR="00967EF7">
              <w:rPr>
                <w:rFonts w:hint="eastAsia"/>
                <w:sz w:val="21"/>
                <w:szCs w:val="21"/>
              </w:rPr>
              <w:t>其身份</w:t>
            </w:r>
            <w:r>
              <w:rPr>
                <w:rFonts w:hint="eastAsia"/>
                <w:sz w:val="21"/>
                <w:szCs w:val="21"/>
              </w:rPr>
              <w:t>在系统内进行</w:t>
            </w:r>
            <w:r w:rsidR="00967EF7">
              <w:rPr>
                <w:rFonts w:hint="eastAsia"/>
                <w:sz w:val="21"/>
                <w:szCs w:val="21"/>
              </w:rPr>
              <w:t>相关的</w:t>
            </w:r>
            <w:r>
              <w:rPr>
                <w:rFonts w:hint="eastAsia"/>
                <w:sz w:val="21"/>
                <w:szCs w:val="21"/>
              </w:rPr>
              <w:t>操作</w:t>
            </w:r>
            <w:r w:rsidR="00967EF7">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前置条件</w:t>
            </w:r>
            <w:r>
              <w:rPr>
                <w:rFonts w:hint="eastAsia"/>
                <w:sz w:val="21"/>
                <w:szCs w:val="21"/>
              </w:rPr>
              <w:t>：</w:t>
            </w:r>
            <w:r w:rsidR="0048380A">
              <w:rPr>
                <w:rFonts w:hint="eastAsia"/>
                <w:sz w:val="21"/>
                <w:szCs w:val="21"/>
              </w:rPr>
              <w:t>登录</w:t>
            </w:r>
            <w:r w:rsidR="00967EF7">
              <w:rPr>
                <w:rFonts w:hint="eastAsia"/>
                <w:sz w:val="21"/>
                <w:szCs w:val="21"/>
              </w:rPr>
              <w:t>：</w:t>
            </w:r>
            <w:r>
              <w:rPr>
                <w:rFonts w:hint="eastAsia"/>
                <w:sz w:val="21"/>
                <w:szCs w:val="21"/>
              </w:rPr>
              <w:t>该用户存在且合法</w:t>
            </w:r>
            <w:r w:rsidR="00967EF7">
              <w:rPr>
                <w:rFonts w:hint="eastAsia"/>
                <w:sz w:val="21"/>
                <w:szCs w:val="21"/>
              </w:rPr>
              <w:t>；注册：无重复用户名和密码。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sidR="007D2682">
              <w:rPr>
                <w:rFonts w:hint="eastAsia"/>
                <w:sz w:val="21"/>
                <w:szCs w:val="21"/>
              </w:rPr>
              <w:t>/</w:t>
            </w:r>
            <w:r w:rsidR="007D2682">
              <w:rPr>
                <w:rFonts w:hint="eastAsia"/>
                <w:sz w:val="21"/>
                <w:szCs w:val="21"/>
              </w:rPr>
              <w:t>注册</w:t>
            </w:r>
            <w:r>
              <w:rPr>
                <w:rFonts w:hint="eastAsia"/>
                <w:sz w:val="21"/>
                <w:szCs w:val="21"/>
              </w:rPr>
              <w:t>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w:t>
            </w:r>
            <w:r w:rsidR="005943A4">
              <w:rPr>
                <w:rFonts w:hint="eastAsia"/>
                <w:sz w:val="21"/>
                <w:szCs w:val="21"/>
              </w:rPr>
              <w:t>正确</w:t>
            </w:r>
            <w:r>
              <w:rPr>
                <w:rFonts w:hint="eastAsia"/>
                <w:sz w:val="21"/>
                <w:szCs w:val="21"/>
              </w:rPr>
              <w:t>用户名及密码；</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w:t>
            </w:r>
            <w:r w:rsidR="005943A4">
              <w:rPr>
                <w:rFonts w:hint="eastAsia"/>
                <w:sz w:val="21"/>
                <w:szCs w:val="21"/>
              </w:rPr>
              <w:t>否则进行第（</w:t>
            </w:r>
            <w:r w:rsidR="005943A4">
              <w:rPr>
                <w:rFonts w:hint="eastAsia"/>
                <w:sz w:val="21"/>
                <w:szCs w:val="21"/>
              </w:rPr>
              <w:t>4</w:t>
            </w:r>
            <w:r w:rsidR="005943A4">
              <w:rPr>
                <w:rFonts w:hint="eastAsia"/>
                <w:sz w:val="21"/>
                <w:szCs w:val="21"/>
              </w:rPr>
              <w:t>）步。</w:t>
            </w:r>
          </w:p>
          <w:p w:rsidR="005943A4" w:rsidRDefault="005943A4">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rsidR="008415D1" w:rsidRDefault="00124AEC">
            <w:pPr>
              <w:spacing w:line="300" w:lineRule="auto"/>
              <w:rPr>
                <w:sz w:val="21"/>
                <w:szCs w:val="21"/>
              </w:rPr>
            </w:pPr>
            <w:r>
              <w:rPr>
                <w:rFonts w:hint="eastAsia"/>
                <w:sz w:val="21"/>
                <w:szCs w:val="21"/>
              </w:rPr>
              <w:t>可选路径：</w:t>
            </w:r>
          </w:p>
          <w:p w:rsidR="007D2682" w:rsidRDefault="00124AEC" w:rsidP="007D2682">
            <w:pPr>
              <w:spacing w:line="300" w:lineRule="auto"/>
              <w:ind w:firstLineChars="200" w:firstLine="420"/>
              <w:rPr>
                <w:sz w:val="21"/>
                <w:szCs w:val="21"/>
              </w:rPr>
            </w:pPr>
            <w:r>
              <w:rPr>
                <w:rFonts w:hint="eastAsia"/>
                <w:sz w:val="21"/>
                <w:szCs w:val="21"/>
              </w:rPr>
              <w:t xml:space="preserve">(1) </w:t>
            </w:r>
            <w:r w:rsidR="00DF057E">
              <w:rPr>
                <w:rFonts w:hint="eastAsia"/>
                <w:sz w:val="21"/>
                <w:szCs w:val="21"/>
              </w:rPr>
              <w:t>在选择提交前的任何时候，用户都可以选择取消。若</w:t>
            </w:r>
            <w:r>
              <w:rPr>
                <w:rFonts w:hint="eastAsia"/>
                <w:sz w:val="21"/>
                <w:szCs w:val="21"/>
              </w:rPr>
              <w:t>登录取消，用例结束</w:t>
            </w:r>
            <w:r w:rsidR="007D2682">
              <w:rPr>
                <w:rFonts w:hint="eastAsia"/>
                <w:sz w:val="21"/>
                <w:szCs w:val="21"/>
              </w:rPr>
              <w:t>；</w:t>
            </w:r>
          </w:p>
          <w:p w:rsidR="007D2682" w:rsidRDefault="00124AEC" w:rsidP="007D2682">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w:t>
            </w:r>
            <w:r w:rsidR="007D2682">
              <w:rPr>
                <w:rFonts w:hint="eastAsia"/>
                <w:sz w:val="21"/>
                <w:szCs w:val="21"/>
              </w:rPr>
              <w:t>密码有误，系统提示用户用户名或密码有误，请重新输入用户名和密码。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：如果登录成功</w:t>
            </w:r>
            <w:r w:rsidR="0000348C">
              <w:rPr>
                <w:rFonts w:hint="eastAsia"/>
                <w:sz w:val="21"/>
                <w:szCs w:val="21"/>
              </w:rPr>
              <w:t>，</w:t>
            </w:r>
            <w:r>
              <w:rPr>
                <w:rFonts w:hint="eastAsia"/>
                <w:sz w:val="21"/>
                <w:szCs w:val="21"/>
              </w:rPr>
              <w:t>跳转</w:t>
            </w:r>
            <w:r w:rsidR="00E54D6D">
              <w:rPr>
                <w:rFonts w:hint="eastAsia"/>
                <w:sz w:val="21"/>
                <w:szCs w:val="21"/>
              </w:rPr>
              <w:t>到教师</w:t>
            </w:r>
            <w:r w:rsidR="00E54D6D">
              <w:rPr>
                <w:rFonts w:hint="eastAsia"/>
                <w:sz w:val="21"/>
                <w:szCs w:val="21"/>
              </w:rPr>
              <w:t>/</w:t>
            </w:r>
            <w:r w:rsidR="00E54D6D">
              <w:rPr>
                <w:rFonts w:hint="eastAsia"/>
                <w:sz w:val="21"/>
                <w:szCs w:val="21"/>
              </w:rPr>
              <w:t>学生对应的个人主页界</w:t>
            </w:r>
            <w:r>
              <w:rPr>
                <w:rFonts w:hint="eastAsia"/>
                <w:sz w:val="21"/>
                <w:szCs w:val="21"/>
              </w:rPr>
              <w:t>面</w:t>
            </w:r>
            <w:r w:rsidR="0000348C">
              <w:rPr>
                <w:rFonts w:hint="eastAsia"/>
                <w:sz w:val="21"/>
                <w:szCs w:val="21"/>
              </w:rPr>
              <w:t>；</w:t>
            </w:r>
            <w:r>
              <w:rPr>
                <w:rFonts w:hint="eastAsia"/>
                <w:sz w:val="21"/>
                <w:szCs w:val="21"/>
              </w:rPr>
              <w:t>不成功停留在登录界面</w:t>
            </w:r>
            <w:r w:rsidR="00E54D6D">
              <w:rPr>
                <w:rFonts w:hint="eastAsia"/>
                <w:sz w:val="21"/>
                <w:szCs w:val="21"/>
              </w:rPr>
              <w:t>并给出</w:t>
            </w:r>
            <w:r w:rsidR="0000348C">
              <w:rPr>
                <w:rFonts w:hint="eastAsia"/>
                <w:sz w:val="21"/>
                <w:szCs w:val="21"/>
              </w:rPr>
              <w:t>相应</w:t>
            </w:r>
            <w:r w:rsidR="00E54D6D">
              <w:rPr>
                <w:rFonts w:hint="eastAsia"/>
                <w:sz w:val="21"/>
                <w:szCs w:val="21"/>
              </w:rPr>
              <w:t>错误提示。</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3.3 </w:t>
      </w:r>
      <w:r w:rsidR="00E00ADD">
        <w:rPr>
          <w:rFonts w:hint="eastAsia"/>
          <w:sz w:val="21"/>
          <w:szCs w:val="21"/>
        </w:rPr>
        <w:t>管理</w:t>
      </w:r>
      <w:r>
        <w:rPr>
          <w:rFonts w:hint="eastAsia"/>
          <w:sz w:val="21"/>
          <w:szCs w:val="21"/>
        </w:rPr>
        <w:t>课程</w:t>
      </w:r>
      <w:r w:rsidR="00E00ADD">
        <w:rPr>
          <w:rFonts w:hint="eastAsia"/>
          <w:sz w:val="21"/>
          <w:szCs w:val="21"/>
        </w:rPr>
        <w:t>（增删改查）</w:t>
      </w:r>
      <w:r>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CB4256">
              <w:rPr>
                <w:rFonts w:hint="eastAsia"/>
                <w:sz w:val="21"/>
                <w:szCs w:val="21"/>
              </w:rPr>
              <w:t>管理课程（增删改查）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D36219">
              <w:rPr>
                <w:rFonts w:hint="eastAsia"/>
                <w:sz w:val="21"/>
                <w:szCs w:val="21"/>
              </w:rPr>
              <w:t>：教师</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D36219">
              <w:rPr>
                <w:rFonts w:hint="eastAsia"/>
                <w:sz w:val="21"/>
                <w:szCs w:val="21"/>
              </w:rPr>
              <w:t>教师</w:t>
            </w:r>
            <w:r w:rsidR="005062F0">
              <w:rPr>
                <w:rFonts w:hint="eastAsia"/>
                <w:sz w:val="21"/>
                <w:szCs w:val="21"/>
              </w:rPr>
              <w:t>增</w:t>
            </w:r>
            <w:r w:rsidR="005062F0">
              <w:rPr>
                <w:rFonts w:hint="eastAsia"/>
                <w:sz w:val="21"/>
                <w:szCs w:val="21"/>
              </w:rPr>
              <w:t>/</w:t>
            </w:r>
            <w:r w:rsidR="005062F0">
              <w:rPr>
                <w:rFonts w:hint="eastAsia"/>
                <w:sz w:val="21"/>
                <w:szCs w:val="21"/>
              </w:rPr>
              <w:t>删</w:t>
            </w:r>
            <w:r w:rsidR="005062F0">
              <w:rPr>
                <w:rFonts w:hint="eastAsia"/>
                <w:sz w:val="21"/>
                <w:szCs w:val="21"/>
              </w:rPr>
              <w:t>/</w:t>
            </w:r>
            <w:r w:rsidR="005062F0">
              <w:rPr>
                <w:rFonts w:hint="eastAsia"/>
                <w:sz w:val="21"/>
                <w:szCs w:val="21"/>
              </w:rPr>
              <w:t>改</w:t>
            </w:r>
            <w:r w:rsidR="005062F0">
              <w:rPr>
                <w:rFonts w:hint="eastAsia"/>
                <w:sz w:val="21"/>
                <w:szCs w:val="21"/>
              </w:rPr>
              <w:t>/</w:t>
            </w:r>
            <w:r w:rsidR="005062F0">
              <w:rPr>
                <w:rFonts w:hint="eastAsia"/>
                <w:sz w:val="21"/>
                <w:szCs w:val="21"/>
              </w:rPr>
              <w:t>查</w:t>
            </w:r>
            <w:r>
              <w:rPr>
                <w:rFonts w:hint="eastAsia"/>
                <w:sz w:val="21"/>
                <w:szCs w:val="21"/>
              </w:rPr>
              <w:t>课程</w:t>
            </w:r>
            <w:r w:rsidR="00D36219">
              <w:rPr>
                <w:rFonts w:hint="eastAsia"/>
                <w:sz w:val="21"/>
                <w:szCs w:val="21"/>
              </w:rPr>
              <w:t>（</w:t>
            </w:r>
            <w:r w:rsidR="00AB55C2">
              <w:rPr>
                <w:rFonts w:hint="eastAsia"/>
                <w:sz w:val="21"/>
                <w:szCs w:val="21"/>
              </w:rPr>
              <w:t>并交由管理员审核</w:t>
            </w:r>
            <w:r w:rsidR="00D36219">
              <w:rPr>
                <w:rFonts w:hint="eastAsia"/>
                <w:sz w:val="21"/>
                <w:szCs w:val="21"/>
              </w:rPr>
              <w:t>）</w:t>
            </w:r>
            <w:r w:rsidR="000508B7">
              <w:rPr>
                <w:rFonts w:hint="eastAsia"/>
                <w:sz w:val="21"/>
                <w:szCs w:val="21"/>
              </w:rPr>
              <w:t>，此处以“</w:t>
            </w:r>
            <w:r w:rsidR="000508B7" w:rsidRPr="00174438">
              <w:rPr>
                <w:rFonts w:hint="eastAsia"/>
                <w:b/>
                <w:sz w:val="21"/>
                <w:szCs w:val="21"/>
              </w:rPr>
              <w:t>增</w:t>
            </w:r>
            <w:r w:rsidR="000508B7">
              <w:rPr>
                <w:rFonts w:hint="eastAsia"/>
                <w:sz w:val="21"/>
                <w:szCs w:val="21"/>
              </w:rPr>
              <w:t>”为用例进行说明。</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w:t>
            </w:r>
            <w:r w:rsidR="00F31FF9">
              <w:rPr>
                <w:rFonts w:hint="eastAsia"/>
                <w:sz w:val="21"/>
                <w:szCs w:val="21"/>
              </w:rPr>
              <w:t>——教师</w:t>
            </w:r>
            <w:r>
              <w:rPr>
                <w:rFonts w:hint="eastAsia"/>
                <w:sz w:val="21"/>
                <w:szCs w:val="21"/>
              </w:rPr>
              <w:t>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w:t>
            </w:r>
            <w:r w:rsidR="0074653B">
              <w:rPr>
                <w:rFonts w:hint="eastAsia"/>
                <w:sz w:val="21"/>
                <w:szCs w:val="21"/>
              </w:rPr>
              <w:t>相关信息，具体见数据库设计中的课程类设计</w:t>
            </w:r>
            <w:r w:rsidR="005062F0">
              <w:rPr>
                <w:rFonts w:hint="eastAsia"/>
                <w:sz w:val="21"/>
                <w:szCs w:val="21"/>
              </w:rPr>
              <w:t>。课程</w:t>
            </w:r>
            <w:r>
              <w:rPr>
                <w:rFonts w:hint="eastAsia"/>
                <w:sz w:val="21"/>
                <w:szCs w:val="21"/>
              </w:rPr>
              <w:t>ID</w:t>
            </w:r>
            <w:r>
              <w:rPr>
                <w:rFonts w:hint="eastAsia"/>
                <w:sz w:val="21"/>
                <w:szCs w:val="21"/>
              </w:rPr>
              <w:t>，教师</w:t>
            </w:r>
            <w:r>
              <w:rPr>
                <w:rFonts w:hint="eastAsia"/>
                <w:sz w:val="21"/>
                <w:szCs w:val="21"/>
              </w:rPr>
              <w:t>ID</w:t>
            </w:r>
            <w:r w:rsidR="005062F0">
              <w:rPr>
                <w:rFonts w:hint="eastAsia"/>
                <w:sz w:val="21"/>
                <w:szCs w:val="21"/>
              </w:rPr>
              <w:t>将分别由系统生成和获取；系统对输入进行判断</w:t>
            </w:r>
            <w:r w:rsidR="007420F1">
              <w:rPr>
                <w:rFonts w:hint="eastAsia"/>
                <w:sz w:val="21"/>
                <w:szCs w:val="21"/>
              </w:rPr>
              <w:t>无误</w:t>
            </w:r>
            <w:r w:rsidR="005062F0">
              <w:rPr>
                <w:rFonts w:hint="eastAsia"/>
                <w:sz w:val="21"/>
                <w:szCs w:val="21"/>
              </w:rPr>
              <w:t>之后，</w:t>
            </w:r>
            <w:r>
              <w:rPr>
                <w:rFonts w:hint="eastAsia"/>
                <w:sz w:val="21"/>
                <w:szCs w:val="21"/>
              </w:rPr>
              <w:t>点击提交；</w:t>
            </w:r>
          </w:p>
          <w:p w:rsidR="008415D1" w:rsidRDefault="00124AEC">
            <w:pPr>
              <w:spacing w:line="300" w:lineRule="auto"/>
              <w:ind w:firstLineChars="200" w:firstLine="420"/>
              <w:rPr>
                <w:sz w:val="21"/>
                <w:szCs w:val="21"/>
              </w:rPr>
            </w:pPr>
            <w:r>
              <w:rPr>
                <w:rFonts w:hint="eastAsia"/>
                <w:sz w:val="21"/>
                <w:szCs w:val="21"/>
              </w:rPr>
              <w:lastRenderedPageBreak/>
              <w:t xml:space="preserve">(3) </w:t>
            </w:r>
            <w:r>
              <w:rPr>
                <w:rFonts w:hint="eastAsia"/>
                <w:sz w:val="21"/>
                <w:szCs w:val="21"/>
              </w:rPr>
              <w:t>用户成功提交课程，用例结束。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w:t>
            </w:r>
            <w:r w:rsidR="001312EF">
              <w:rPr>
                <w:rFonts w:hint="eastAsia"/>
                <w:sz w:val="21"/>
                <w:szCs w:val="21"/>
              </w:rPr>
              <w:t>相关信息填写不符合规范，系统提示用户检查并</w:t>
            </w:r>
            <w:r>
              <w:rPr>
                <w:rFonts w:hint="eastAsia"/>
                <w:sz w:val="21"/>
                <w:szCs w:val="21"/>
              </w:rPr>
              <w:t>重</w:t>
            </w:r>
            <w:r w:rsidR="001312EF">
              <w:rPr>
                <w:rFonts w:hint="eastAsia"/>
                <w:sz w:val="21"/>
                <w:szCs w:val="21"/>
              </w:rPr>
              <w:t>新填写。如果一直存在不合法内容，则只能取消或停留在当前页面。</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：如果提交成功则更新数据库，否则数据库</w:t>
            </w:r>
            <w:r w:rsidR="00CE5A17">
              <w:rPr>
                <w:rFonts w:hint="eastAsia"/>
                <w:sz w:val="21"/>
                <w:szCs w:val="21"/>
              </w:rPr>
              <w:t>将</w:t>
            </w:r>
            <w:r>
              <w:rPr>
                <w:rFonts w:hint="eastAsia"/>
                <w:sz w:val="21"/>
                <w:szCs w:val="21"/>
              </w:rPr>
              <w:t>不做更新。</w:t>
            </w:r>
          </w:p>
        </w:tc>
      </w:tr>
    </w:tbl>
    <w:p w:rsidR="008415D1" w:rsidRDefault="008415D1">
      <w:pPr>
        <w:spacing w:line="300" w:lineRule="auto"/>
        <w:jc w:val="center"/>
      </w:pPr>
    </w:p>
    <w:p w:rsidR="000E7BCF" w:rsidRDefault="000E7BCF">
      <w:pPr>
        <w:spacing w:line="300" w:lineRule="auto"/>
        <w:jc w:val="center"/>
      </w:pPr>
    </w:p>
    <w:p w:rsidR="008415D1" w:rsidRDefault="00124AEC" w:rsidP="00E364C2">
      <w:pPr>
        <w:spacing w:line="300" w:lineRule="auto"/>
        <w:jc w:val="center"/>
        <w:rPr>
          <w:sz w:val="21"/>
          <w:szCs w:val="21"/>
        </w:rPr>
      </w:pPr>
      <w:r>
        <w:rPr>
          <w:rFonts w:hint="eastAsia"/>
          <w:sz w:val="21"/>
          <w:szCs w:val="21"/>
        </w:rPr>
        <w:t>表</w:t>
      </w:r>
      <w:r>
        <w:rPr>
          <w:rFonts w:hint="eastAsia"/>
          <w:sz w:val="21"/>
          <w:szCs w:val="21"/>
        </w:rPr>
        <w:t xml:space="preserve">3.4 </w:t>
      </w:r>
      <w:r w:rsidR="00E364C2" w:rsidRPr="00E364C2">
        <w:rPr>
          <w:rFonts w:hint="eastAsia"/>
          <w:sz w:val="21"/>
          <w:szCs w:val="21"/>
        </w:rPr>
        <w:t>管</w:t>
      </w:r>
      <w:r w:rsidR="00E364C2" w:rsidRPr="00D64158">
        <w:rPr>
          <w:rFonts w:hint="eastAsia"/>
          <w:color w:val="FF0000"/>
          <w:sz w:val="21"/>
          <w:szCs w:val="21"/>
        </w:rPr>
        <w:t>理学生</w:t>
      </w:r>
      <w:r w:rsidR="00D64158">
        <w:rPr>
          <w:rFonts w:hint="eastAsia"/>
          <w:color w:val="FF0000"/>
          <w:sz w:val="21"/>
          <w:szCs w:val="21"/>
        </w:rPr>
        <w:t>（</w:t>
      </w:r>
      <w:r w:rsidR="00E364C2" w:rsidRPr="00D64158">
        <w:rPr>
          <w:rFonts w:hint="eastAsia"/>
          <w:color w:val="FF0000"/>
          <w:sz w:val="21"/>
          <w:szCs w:val="21"/>
        </w:rPr>
        <w:t>查看</w:t>
      </w:r>
      <w:r w:rsidR="00E364C2" w:rsidRPr="00D64158">
        <w:rPr>
          <w:rFonts w:hint="eastAsia"/>
          <w:color w:val="FF0000"/>
          <w:sz w:val="21"/>
          <w:szCs w:val="21"/>
        </w:rPr>
        <w:t>/</w:t>
      </w:r>
      <w:r w:rsidR="00E364C2" w:rsidRPr="00D64158">
        <w:rPr>
          <w:rFonts w:hint="eastAsia"/>
          <w:color w:val="FF0000"/>
          <w:sz w:val="21"/>
          <w:szCs w:val="21"/>
        </w:rPr>
        <w:t>标记</w:t>
      </w:r>
      <w:r w:rsidR="00D64158">
        <w:rPr>
          <w:rFonts w:hint="eastAsia"/>
          <w:color w:val="FF0000"/>
          <w:sz w:val="21"/>
          <w:szCs w:val="21"/>
        </w:rPr>
        <w:t>）</w:t>
      </w:r>
      <w:r w:rsidRPr="00D64158">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上传作业</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：系统用户提交课程作业</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当用户进入该系统并准备上传作业时，用例开始；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用户点击我的课程，选择要提交作业的课程名称，点击查看详情，点击要提交作业的章节，点击上传作业；</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用户点击浏览，选择要上传的作业路径并选择文件上传；</w:t>
            </w:r>
          </w:p>
          <w:p w:rsidR="008415D1" w:rsidRDefault="00124AEC">
            <w:pPr>
              <w:spacing w:line="300" w:lineRule="auto"/>
              <w:ind w:firstLineChars="200" w:firstLine="420"/>
              <w:rPr>
                <w:sz w:val="21"/>
                <w:szCs w:val="21"/>
              </w:rPr>
            </w:pPr>
            <w:r>
              <w:rPr>
                <w:rFonts w:hint="eastAsia"/>
                <w:sz w:val="21"/>
                <w:szCs w:val="21"/>
              </w:rPr>
              <w:t xml:space="preserve">(4) </w:t>
            </w:r>
            <w:r>
              <w:rPr>
                <w:rFonts w:hint="eastAsia"/>
                <w:sz w:val="21"/>
                <w:szCs w:val="21"/>
              </w:rPr>
              <w:t>用户上传成功且调回主页面，用例结束。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在选择提交前的任何时候，用户都可以选择取消。这次上传取消，用例结束。</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III</w:t>
            </w:r>
            <w:r>
              <w:rPr>
                <w:rFonts w:hint="eastAsia"/>
                <w:sz w:val="21"/>
                <w:szCs w:val="21"/>
              </w:rPr>
              <w:t>步，如果用户上传文件不符合规则，例如文件过大或者文件类型不对，系统提示用户相应问题，请重新上传。</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：如果上传成功跳转主界面，不成功则停留在当前界面</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3.5 </w:t>
      </w:r>
      <w:r w:rsidR="00D64158">
        <w:rPr>
          <w:rFonts w:hint="eastAsia"/>
          <w:sz w:val="21"/>
          <w:szCs w:val="21"/>
        </w:rPr>
        <w:t>评价</w:t>
      </w:r>
      <w:r w:rsidR="00D64158" w:rsidRPr="00D64158">
        <w:rPr>
          <w:rFonts w:hint="eastAsia"/>
          <w:color w:val="FF0000"/>
          <w:sz w:val="21"/>
          <w:szCs w:val="21"/>
        </w:rPr>
        <w:t>学生</w:t>
      </w:r>
      <w:r w:rsidRPr="00D64158">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新增评论</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：教师、学生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：系统用户对某个话题进行评论</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当用户进入该系统并准备新增评论时，用例开始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用户点击论坛，选择要评论的话题，点击查看详情并点击新增评论。</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用户成功发表评论，用例结束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在选择提交前的任何时候，用户都可以选择取消。这次评论取消，用例结束。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：如果评论成功则更新数据库，否则数据库不做更新。</w:t>
            </w:r>
          </w:p>
        </w:tc>
      </w:tr>
    </w:tbl>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3.6 </w:t>
      </w:r>
      <w:r w:rsidR="00B02D5D">
        <w:rPr>
          <w:rFonts w:hint="eastAsia"/>
          <w:sz w:val="21"/>
          <w:szCs w:val="21"/>
        </w:rPr>
        <w:t>管</w:t>
      </w:r>
      <w:r w:rsidR="00B02D5D" w:rsidRPr="00B02D5D">
        <w:rPr>
          <w:rFonts w:hint="eastAsia"/>
          <w:color w:val="FF0000"/>
          <w:sz w:val="21"/>
          <w:szCs w:val="21"/>
        </w:rPr>
        <w:t>理学生（增删改查）</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在线聊天</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：教师、学生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：系统用户在线聊天</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当用户进入该系统并聊天时，用例开始；</w:t>
            </w:r>
          </w:p>
          <w:p w:rsidR="008415D1" w:rsidRDefault="00124AEC">
            <w:pPr>
              <w:spacing w:line="300" w:lineRule="auto"/>
              <w:ind w:firstLine="420"/>
              <w:rPr>
                <w:sz w:val="21"/>
                <w:szCs w:val="21"/>
              </w:rPr>
            </w:pPr>
            <w:r>
              <w:rPr>
                <w:rFonts w:hint="eastAsia"/>
                <w:sz w:val="21"/>
                <w:szCs w:val="21"/>
              </w:rPr>
              <w:lastRenderedPageBreak/>
              <w:t xml:space="preserve">(2) </w:t>
            </w:r>
            <w:r>
              <w:rPr>
                <w:rFonts w:hint="eastAsia"/>
                <w:sz w:val="21"/>
                <w:szCs w:val="21"/>
              </w:rPr>
              <w:t>用户输入聊天昵称并点击进入聊天室；</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用户输入聊天内容并点击发送消息；</w:t>
            </w:r>
          </w:p>
          <w:p w:rsidR="008415D1" w:rsidRDefault="00124AEC">
            <w:pPr>
              <w:spacing w:line="300" w:lineRule="auto"/>
              <w:ind w:firstLineChars="200" w:firstLine="420"/>
              <w:rPr>
                <w:sz w:val="21"/>
                <w:szCs w:val="21"/>
              </w:rPr>
            </w:pPr>
            <w:r>
              <w:rPr>
                <w:rFonts w:hint="eastAsia"/>
                <w:sz w:val="21"/>
                <w:szCs w:val="21"/>
              </w:rPr>
              <w:t xml:space="preserve">(4) </w:t>
            </w:r>
            <w:r>
              <w:rPr>
                <w:rFonts w:hint="eastAsia"/>
                <w:sz w:val="21"/>
                <w:szCs w:val="21"/>
              </w:rPr>
              <w:t>用户点击退出聊天则结束聊天，用例结束。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 xml:space="preserve">(1) </w:t>
            </w:r>
            <w:r>
              <w:rPr>
                <w:rFonts w:hint="eastAsia"/>
                <w:sz w:val="21"/>
                <w:szCs w:val="21"/>
              </w:rPr>
              <w:t>在基本路径第</w:t>
            </w:r>
            <w:r>
              <w:rPr>
                <w:rFonts w:hint="eastAsia"/>
                <w:sz w:val="21"/>
                <w:szCs w:val="21"/>
              </w:rPr>
              <w:t>II</w:t>
            </w:r>
            <w:r>
              <w:rPr>
                <w:rFonts w:hint="eastAsia"/>
                <w:sz w:val="21"/>
                <w:szCs w:val="21"/>
              </w:rPr>
              <w:t>步，如果用户没有输入聊天昵称，系统提示用户必须输入聊天昵称。</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：如果进入成功进入聊天显示相应聊天界面，不成功提示错误信息。</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3.7 </w:t>
      </w:r>
      <w:r w:rsidR="00B02D5D">
        <w:rPr>
          <w:rFonts w:hint="eastAsia"/>
          <w:sz w:val="21"/>
          <w:szCs w:val="21"/>
        </w:rPr>
        <w:t>管</w:t>
      </w:r>
      <w:r w:rsidR="00B02D5D">
        <w:rPr>
          <w:rFonts w:hint="eastAsia"/>
          <w:color w:val="FF0000"/>
          <w:sz w:val="21"/>
          <w:szCs w:val="21"/>
        </w:rPr>
        <w:t>理课程</w:t>
      </w:r>
      <w:r w:rsidR="00B02D5D" w:rsidRPr="00B02D5D">
        <w:rPr>
          <w:rFonts w:hint="eastAsia"/>
          <w:color w:val="FF0000"/>
          <w:sz w:val="21"/>
          <w:szCs w:val="21"/>
        </w:rPr>
        <w:t>（增删改查）用例说明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修改用户信息</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：所有用户</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：系统用户修改个人信息</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8415D1" w:rsidRDefault="00124AEC">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8415D1" w:rsidRDefault="00124AEC">
            <w:pPr>
              <w:spacing w:line="300" w:lineRule="auto"/>
              <w:rPr>
                <w:sz w:val="21"/>
                <w:szCs w:val="21"/>
              </w:rPr>
            </w:pPr>
            <w:r>
              <w:rPr>
                <w:rFonts w:hint="eastAsia"/>
                <w:sz w:val="21"/>
                <w:szCs w:val="21"/>
              </w:rPr>
              <w:t xml:space="preserve">    III.</w:t>
            </w:r>
            <w:r>
              <w:rPr>
                <w:rFonts w:hint="eastAsia"/>
                <w:sz w:val="21"/>
                <w:szCs w:val="21"/>
              </w:rPr>
              <w:t>用户点击提交，用例结束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8415D1" w:rsidRDefault="008415D1"/>
    <w:p w:rsidR="00A72BB8" w:rsidRDefault="00A72BB8" w:rsidP="00A72BB8">
      <w:pPr>
        <w:spacing w:line="300" w:lineRule="auto"/>
        <w:jc w:val="center"/>
        <w:rPr>
          <w:sz w:val="21"/>
          <w:szCs w:val="21"/>
        </w:rPr>
      </w:pPr>
      <w:r>
        <w:rPr>
          <w:rFonts w:hint="eastAsia"/>
          <w:sz w:val="21"/>
          <w:szCs w:val="21"/>
        </w:rPr>
        <w:t>表</w:t>
      </w:r>
      <w:r>
        <w:rPr>
          <w:rFonts w:hint="eastAsia"/>
          <w:sz w:val="21"/>
          <w:szCs w:val="21"/>
        </w:rPr>
        <w:t xml:space="preserve">3.8 </w:t>
      </w:r>
      <w:r w:rsidR="00B02D5D">
        <w:rPr>
          <w:rFonts w:hint="eastAsia"/>
          <w:sz w:val="21"/>
          <w:szCs w:val="21"/>
        </w:rPr>
        <w:t>管</w:t>
      </w:r>
      <w:r w:rsidR="00B02D5D">
        <w:rPr>
          <w:rFonts w:hint="eastAsia"/>
          <w:color w:val="FF0000"/>
          <w:sz w:val="21"/>
          <w:szCs w:val="21"/>
        </w:rPr>
        <w:t>理教师</w:t>
      </w:r>
      <w:r w:rsidR="00B02D5D" w:rsidRPr="00B02D5D">
        <w:rPr>
          <w:rFonts w:hint="eastAsia"/>
          <w:color w:val="FF0000"/>
          <w:sz w:val="21"/>
          <w:szCs w:val="21"/>
        </w:rPr>
        <w:t>（增删改查）用例说明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Pr>
                <w:rFonts w:hint="eastAsia"/>
                <w:sz w:val="21"/>
                <w:szCs w:val="21"/>
              </w:rPr>
              <w:t>修改用户信息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Pr>
                <w:rFonts w:hint="eastAsia"/>
                <w:sz w:val="21"/>
                <w:szCs w:val="21"/>
              </w:rPr>
              <w:t>：所有用户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：系统用户修改个人信息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A72BB8" w:rsidRDefault="00A72BB8"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A72BB8" w:rsidRDefault="00A72BB8"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可选路径</w:t>
            </w:r>
          </w:p>
          <w:p w:rsidR="00A72BB8" w:rsidRDefault="00A72BB8"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72BB8" w:rsidRDefault="00A72BB8"/>
    <w:p w:rsidR="00A72BB8" w:rsidRDefault="00A72BB8" w:rsidP="00A72BB8">
      <w:pPr>
        <w:spacing w:line="300" w:lineRule="auto"/>
        <w:jc w:val="center"/>
        <w:rPr>
          <w:sz w:val="21"/>
          <w:szCs w:val="21"/>
        </w:rPr>
      </w:pPr>
      <w:r>
        <w:rPr>
          <w:rFonts w:hint="eastAsia"/>
          <w:sz w:val="21"/>
          <w:szCs w:val="21"/>
        </w:rPr>
        <w:t>表</w:t>
      </w:r>
      <w:r>
        <w:rPr>
          <w:rFonts w:hint="eastAsia"/>
          <w:sz w:val="21"/>
          <w:szCs w:val="21"/>
        </w:rPr>
        <w:t xml:space="preserve">3.9 </w:t>
      </w:r>
      <w:r w:rsidR="00B02D5D">
        <w:rPr>
          <w:rFonts w:hint="eastAsia"/>
          <w:sz w:val="21"/>
          <w:szCs w:val="21"/>
        </w:rPr>
        <w:t>评</w:t>
      </w:r>
      <w:r w:rsidR="00B02D5D" w:rsidRPr="00B02D5D">
        <w:rPr>
          <w:rFonts w:hint="eastAsia"/>
          <w:color w:val="FF0000"/>
          <w:sz w:val="21"/>
          <w:szCs w:val="21"/>
        </w:rPr>
        <w:t>价课程（评价老师）</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Pr>
                <w:rFonts w:hint="eastAsia"/>
                <w:sz w:val="21"/>
                <w:szCs w:val="21"/>
              </w:rPr>
              <w:t>修改用户信息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Pr>
                <w:rFonts w:hint="eastAsia"/>
                <w:sz w:val="21"/>
                <w:szCs w:val="21"/>
              </w:rPr>
              <w:t>：所有用户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：系统用户修改个人信息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A72BB8" w:rsidRDefault="00A72BB8"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A72BB8" w:rsidRDefault="00A72BB8"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A72BB8" w:rsidRDefault="00A72BB8" w:rsidP="005516AB">
            <w:pPr>
              <w:spacing w:line="300" w:lineRule="auto"/>
              <w:rPr>
                <w:sz w:val="21"/>
                <w:szCs w:val="21"/>
              </w:rPr>
            </w:pPr>
            <w:r>
              <w:rPr>
                <w:rFonts w:hint="eastAsia"/>
                <w:sz w:val="21"/>
                <w:szCs w:val="21"/>
              </w:rPr>
              <w:lastRenderedPageBreak/>
              <w:t xml:space="preserve">  </w:t>
            </w:r>
            <w:r>
              <w:rPr>
                <w:rFonts w:hint="eastAsia"/>
                <w:sz w:val="21"/>
                <w:szCs w:val="21"/>
              </w:rPr>
              <w:t>可选路径</w:t>
            </w:r>
          </w:p>
          <w:p w:rsidR="00A72BB8" w:rsidRDefault="00A72BB8"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A72BB8" w:rsidRDefault="00A72BB8"/>
    <w:p w:rsidR="00B02D5D" w:rsidRDefault="00B02D5D"/>
    <w:p w:rsidR="004F29F5" w:rsidRPr="00B02D5D" w:rsidRDefault="004F29F5" w:rsidP="004F29F5">
      <w:pPr>
        <w:spacing w:line="300" w:lineRule="auto"/>
        <w:jc w:val="center"/>
        <w:rPr>
          <w:color w:val="FF0000"/>
          <w:sz w:val="21"/>
          <w:szCs w:val="21"/>
        </w:rPr>
      </w:pPr>
      <w:r>
        <w:rPr>
          <w:rFonts w:hint="eastAsia"/>
          <w:sz w:val="21"/>
          <w:szCs w:val="21"/>
        </w:rPr>
        <w:t>表</w:t>
      </w:r>
      <w:r>
        <w:rPr>
          <w:rFonts w:hint="eastAsia"/>
          <w:sz w:val="21"/>
          <w:szCs w:val="21"/>
        </w:rPr>
        <w:t>3.</w:t>
      </w:r>
      <w:r w:rsidR="003B30FB">
        <w:rPr>
          <w:sz w:val="21"/>
          <w:szCs w:val="21"/>
        </w:rPr>
        <w:t>10</w:t>
      </w:r>
      <w:r>
        <w:rPr>
          <w:rFonts w:hint="eastAsia"/>
          <w:sz w:val="21"/>
          <w:szCs w:val="21"/>
        </w:rPr>
        <w:t xml:space="preserve"> </w:t>
      </w:r>
      <w:r w:rsidR="00B02D5D">
        <w:rPr>
          <w:rFonts w:hint="eastAsia"/>
          <w:sz w:val="21"/>
          <w:szCs w:val="21"/>
        </w:rPr>
        <w:t>查</w:t>
      </w:r>
      <w:r w:rsidR="00B02D5D" w:rsidRPr="00B02D5D">
        <w:rPr>
          <w:rFonts w:hint="eastAsia"/>
          <w:color w:val="FF0000"/>
          <w:sz w:val="21"/>
          <w:szCs w:val="21"/>
        </w:rPr>
        <w:t>看课程</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用例名：</w:t>
            </w:r>
            <w:r>
              <w:rPr>
                <w:rFonts w:hint="eastAsia"/>
                <w:sz w:val="21"/>
                <w:szCs w:val="21"/>
              </w:rPr>
              <w:t>修改用户信息</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主要参与者</w:t>
            </w:r>
            <w:r>
              <w:rPr>
                <w:rFonts w:hint="eastAsia"/>
                <w:sz w:val="21"/>
                <w:szCs w:val="21"/>
              </w:rPr>
              <w:t>：所有用户</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概述</w:t>
            </w:r>
            <w:r>
              <w:rPr>
                <w:rFonts w:hint="eastAsia"/>
                <w:sz w:val="21"/>
                <w:szCs w:val="21"/>
              </w:rPr>
              <w:t>：系统用户修改个人信息</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主要流程</w:t>
            </w:r>
            <w:r>
              <w:rPr>
                <w:rFonts w:hint="eastAsia"/>
                <w:sz w:val="21"/>
                <w:szCs w:val="21"/>
              </w:rPr>
              <w:t>：</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基本路径</w:t>
            </w:r>
          </w:p>
          <w:p w:rsidR="004F29F5" w:rsidRDefault="004F29F5"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4F29F5" w:rsidRDefault="004F29F5"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4F29F5" w:rsidRDefault="004F29F5"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可选路径</w:t>
            </w:r>
          </w:p>
          <w:p w:rsidR="004F29F5" w:rsidRDefault="004F29F5"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4F29F5" w:rsidRDefault="004F29F5"/>
    <w:p w:rsidR="007D4670" w:rsidRDefault="007D4670" w:rsidP="007D4670">
      <w:pPr>
        <w:spacing w:line="300" w:lineRule="auto"/>
        <w:jc w:val="center"/>
        <w:rPr>
          <w:sz w:val="21"/>
          <w:szCs w:val="21"/>
        </w:rPr>
      </w:pPr>
      <w:r>
        <w:rPr>
          <w:rFonts w:hint="eastAsia"/>
          <w:sz w:val="21"/>
          <w:szCs w:val="21"/>
        </w:rPr>
        <w:t>表</w:t>
      </w:r>
      <w:r>
        <w:rPr>
          <w:rFonts w:hint="eastAsia"/>
          <w:sz w:val="21"/>
          <w:szCs w:val="21"/>
        </w:rPr>
        <w:t>3.</w:t>
      </w:r>
      <w:r>
        <w:rPr>
          <w:sz w:val="21"/>
          <w:szCs w:val="21"/>
        </w:rPr>
        <w:t>11</w:t>
      </w:r>
      <w:r>
        <w:rPr>
          <w:rFonts w:hint="eastAsia"/>
          <w:sz w:val="21"/>
          <w:szCs w:val="21"/>
        </w:rPr>
        <w:t xml:space="preserve"> </w:t>
      </w:r>
      <w:r w:rsidR="00B02D5D">
        <w:rPr>
          <w:rFonts w:hint="eastAsia"/>
          <w:sz w:val="21"/>
          <w:szCs w:val="21"/>
        </w:rPr>
        <w:t>查</w:t>
      </w:r>
      <w:r w:rsidR="00B02D5D" w:rsidRPr="00B02D5D">
        <w:rPr>
          <w:rFonts w:hint="eastAsia"/>
          <w:color w:val="FF0000"/>
          <w:sz w:val="21"/>
          <w:szCs w:val="21"/>
        </w:rPr>
        <w:t>看教师</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用例名：</w:t>
            </w:r>
            <w:r>
              <w:rPr>
                <w:rFonts w:hint="eastAsia"/>
                <w:sz w:val="21"/>
                <w:szCs w:val="21"/>
              </w:rPr>
              <w:t>修改用户信息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主要参与者</w:t>
            </w:r>
            <w:r>
              <w:rPr>
                <w:rFonts w:hint="eastAsia"/>
                <w:sz w:val="21"/>
                <w:szCs w:val="21"/>
              </w:rPr>
              <w:t>：所有用户</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概述</w:t>
            </w:r>
            <w:r>
              <w:rPr>
                <w:rFonts w:hint="eastAsia"/>
                <w:sz w:val="21"/>
                <w:szCs w:val="21"/>
              </w:rPr>
              <w:t>：系统用户修改个人信息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主要流程</w:t>
            </w:r>
            <w:r>
              <w:rPr>
                <w:rFonts w:hint="eastAsia"/>
                <w:sz w:val="21"/>
                <w:szCs w:val="21"/>
              </w:rPr>
              <w:t>：</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基本路径</w:t>
            </w:r>
          </w:p>
          <w:p w:rsidR="007D4670" w:rsidRDefault="007D4670" w:rsidP="005516AB">
            <w:pPr>
              <w:spacing w:line="300" w:lineRule="auto"/>
              <w:rPr>
                <w:sz w:val="21"/>
                <w:szCs w:val="21"/>
              </w:rPr>
            </w:pPr>
            <w:r>
              <w:rPr>
                <w:rFonts w:hint="eastAsia"/>
                <w:sz w:val="21"/>
                <w:szCs w:val="21"/>
              </w:rPr>
              <w:lastRenderedPageBreak/>
              <w:t xml:space="preserve">    I. </w:t>
            </w:r>
            <w:r>
              <w:rPr>
                <w:rFonts w:hint="eastAsia"/>
                <w:sz w:val="21"/>
                <w:szCs w:val="21"/>
              </w:rPr>
              <w:t>当用户进入该系统并点击我的信息时，用例开始</w:t>
            </w:r>
          </w:p>
          <w:p w:rsidR="007D4670" w:rsidRDefault="007D4670"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7D4670" w:rsidRDefault="007D4670"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可选路径</w:t>
            </w:r>
          </w:p>
          <w:p w:rsidR="007D4670" w:rsidRDefault="007D4670"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7D4670" w:rsidRDefault="007D4670"/>
    <w:p w:rsidR="00B02D5D" w:rsidRDefault="00B02D5D"/>
    <w:p w:rsidR="00B02D5D" w:rsidRDefault="00B02D5D" w:rsidP="00B02D5D">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2 </w:t>
      </w:r>
      <w:r w:rsidR="004E0C30">
        <w:rPr>
          <w:rFonts w:hint="eastAsia"/>
          <w:sz w:val="21"/>
          <w:szCs w:val="21"/>
        </w:rPr>
        <w:t>管</w:t>
      </w:r>
      <w:r w:rsidR="004E0C30" w:rsidRPr="00401F9B">
        <w:rPr>
          <w:rFonts w:hint="eastAsia"/>
          <w:color w:val="FF0000"/>
          <w:sz w:val="21"/>
          <w:szCs w:val="21"/>
        </w:rPr>
        <w:t>理课程（选课</w:t>
      </w:r>
      <w:r w:rsidR="004E0C30" w:rsidRPr="00401F9B">
        <w:rPr>
          <w:rFonts w:hint="eastAsia"/>
          <w:color w:val="FF0000"/>
          <w:sz w:val="21"/>
          <w:szCs w:val="21"/>
        </w:rPr>
        <w:t>/</w:t>
      </w:r>
      <w:r w:rsidR="004E0C30" w:rsidRPr="00401F9B">
        <w:rPr>
          <w:rFonts w:hint="eastAsia"/>
          <w:color w:val="FF0000"/>
          <w:sz w:val="21"/>
          <w:szCs w:val="21"/>
        </w:rPr>
        <w:t>收藏）</w:t>
      </w:r>
      <w:r w:rsidRPr="00401F9B">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用例名：</w:t>
            </w:r>
            <w:r>
              <w:rPr>
                <w:rFonts w:hint="eastAsia"/>
                <w:sz w:val="21"/>
                <w:szCs w:val="21"/>
              </w:rPr>
              <w:t>修改用户信息</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主要参与者</w:t>
            </w:r>
            <w:r>
              <w:rPr>
                <w:rFonts w:hint="eastAsia"/>
                <w:sz w:val="21"/>
                <w:szCs w:val="21"/>
              </w:rPr>
              <w:t>：所有用户</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概述</w:t>
            </w:r>
            <w:r>
              <w:rPr>
                <w:rFonts w:hint="eastAsia"/>
                <w:sz w:val="21"/>
                <w:szCs w:val="21"/>
              </w:rPr>
              <w:t>：系统用户修改个人信息</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主要流程</w:t>
            </w:r>
            <w:r>
              <w:rPr>
                <w:rFonts w:hint="eastAsia"/>
                <w:sz w:val="21"/>
                <w:szCs w:val="21"/>
              </w:rPr>
              <w:t>：</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基本路径</w:t>
            </w:r>
          </w:p>
          <w:p w:rsidR="00B02D5D" w:rsidRDefault="00B02D5D"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B02D5D" w:rsidRDefault="00B02D5D"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B02D5D" w:rsidRDefault="00B02D5D"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可选路径</w:t>
            </w:r>
          </w:p>
          <w:p w:rsidR="00B02D5D" w:rsidRDefault="00B02D5D"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B02D5D" w:rsidRDefault="00B02D5D"/>
    <w:p w:rsidR="008415D1" w:rsidRDefault="00124AEC">
      <w:pPr>
        <w:pStyle w:val="Heading3"/>
        <w:spacing w:before="120"/>
      </w:pPr>
      <w:bookmarkStart w:id="161" w:name="_Toc483344131"/>
      <w:r>
        <w:rPr>
          <w:rFonts w:hint="eastAsia"/>
        </w:rPr>
        <w:t>3.2.3</w:t>
      </w:r>
      <w:r>
        <w:rPr>
          <w:rFonts w:hint="eastAsia"/>
        </w:rPr>
        <w:t>数据库需求分析</w:t>
      </w:r>
      <w:bookmarkEnd w:id="161"/>
    </w:p>
    <w:p w:rsidR="008415D1" w:rsidRDefault="00124AEC">
      <w:pPr>
        <w:spacing w:line="300" w:lineRule="auto"/>
        <w:ind w:firstLineChars="200" w:firstLine="480"/>
      </w:pPr>
      <w:r>
        <w:rPr>
          <w:rFonts w:hint="eastAsia"/>
        </w:rPr>
        <w:t>本系统采用的是</w:t>
      </w:r>
      <w:r>
        <w:rPr>
          <w:rFonts w:hint="eastAsia"/>
        </w:rPr>
        <w:t>SQL SERVER 2008</w:t>
      </w:r>
      <w:r>
        <w:rPr>
          <w:rFonts w:hint="eastAsia"/>
        </w:rPr>
        <w:t>数据库。本系统实体主要有：课件、作业、教师、管理员、学生、话题、课程、聊天室以及评论。其中教师可以上传或下载课件、发表或删除话题以及评论、加入聊天室聊天、下载作业以及编辑课程；管理员可以管理教师和学生信息、删除话题和评论以及管理课程；学生可以下载课件、上传或下载</w:t>
      </w:r>
      <w:r>
        <w:rPr>
          <w:rFonts w:hint="eastAsia"/>
        </w:rPr>
        <w:lastRenderedPageBreak/>
        <w:t>自己的作业、发表或删除话题以及评论并加入聊天室。</w:t>
      </w:r>
    </w:p>
    <w:p w:rsidR="008415D1" w:rsidRDefault="00124AEC">
      <w:pPr>
        <w:spacing w:line="300" w:lineRule="auto"/>
        <w:ind w:firstLineChars="200" w:firstLine="480"/>
      </w:pPr>
      <w:r>
        <w:rPr>
          <w:rFonts w:hint="eastAsia"/>
        </w:rPr>
        <w:t>教师所具有的属性是</w:t>
      </w:r>
      <w:r>
        <w:rPr>
          <w:rFonts w:hint="eastAsia"/>
        </w:rPr>
        <w:t>ID</w:t>
      </w:r>
      <w:r>
        <w:rPr>
          <w:rFonts w:hint="eastAsia"/>
        </w:rPr>
        <w:t>、姓名、密码、电话以及可用信息。管理员所具有的属性是</w:t>
      </w:r>
      <w:r>
        <w:rPr>
          <w:rFonts w:hint="eastAsia"/>
        </w:rPr>
        <w:t>ID</w:t>
      </w:r>
      <w:r>
        <w:rPr>
          <w:rFonts w:hint="eastAsia"/>
        </w:rPr>
        <w:t>、名称、密码以及可用信息。学生所具有的属性是</w:t>
      </w:r>
      <w:r>
        <w:rPr>
          <w:rFonts w:hint="eastAsia"/>
        </w:rPr>
        <w:t>ID</w:t>
      </w:r>
      <w:r>
        <w:rPr>
          <w:rFonts w:hint="eastAsia"/>
        </w:rPr>
        <w:t>、姓名、密码、电话以及可用信息。课程所具有的属性是</w:t>
      </w:r>
      <w:r>
        <w:rPr>
          <w:rFonts w:hint="eastAsia"/>
        </w:rPr>
        <w:t>ID</w:t>
      </w:r>
      <w:r>
        <w:rPr>
          <w:rFonts w:hint="eastAsia"/>
        </w:rPr>
        <w:t>、课程名称、教师</w:t>
      </w:r>
      <w:r>
        <w:rPr>
          <w:rFonts w:hint="eastAsia"/>
        </w:rPr>
        <w:t>ID</w:t>
      </w:r>
      <w:r>
        <w:rPr>
          <w:rFonts w:hint="eastAsia"/>
        </w:rPr>
        <w:t>、报名学生数、课程简介以及可用信息。课件所具有的属性是</w:t>
      </w:r>
      <w:r>
        <w:rPr>
          <w:rFonts w:hint="eastAsia"/>
        </w:rPr>
        <w:t>ID</w:t>
      </w:r>
      <w:r>
        <w:rPr>
          <w:rFonts w:hint="eastAsia"/>
        </w:rPr>
        <w:t>、上传人、文件路径、课程</w:t>
      </w:r>
      <w:r>
        <w:rPr>
          <w:rFonts w:hint="eastAsia"/>
        </w:rPr>
        <w:t>ID</w:t>
      </w:r>
      <w:r>
        <w:rPr>
          <w:rFonts w:hint="eastAsia"/>
        </w:rPr>
        <w:t>、上传时间、文件名称以及可用信息。作业所具有的属性是</w:t>
      </w:r>
      <w:r>
        <w:rPr>
          <w:rFonts w:hint="eastAsia"/>
        </w:rPr>
        <w:t>ID</w:t>
      </w:r>
      <w:r>
        <w:rPr>
          <w:rFonts w:hint="eastAsia"/>
        </w:rPr>
        <w:t>、上传人、文件路线、课程</w:t>
      </w:r>
      <w:r>
        <w:rPr>
          <w:rFonts w:hint="eastAsia"/>
        </w:rPr>
        <w:t>ID</w:t>
      </w:r>
      <w:r>
        <w:rPr>
          <w:rFonts w:hint="eastAsia"/>
        </w:rPr>
        <w:t>、上传时间、文件名称以及可用信息。话题所具有的属性是</w:t>
      </w:r>
      <w:r>
        <w:rPr>
          <w:rFonts w:hint="eastAsia"/>
        </w:rPr>
        <w:t>ID</w:t>
      </w:r>
      <w:r>
        <w:rPr>
          <w:rFonts w:hint="eastAsia"/>
        </w:rPr>
        <w:t>、作者</w:t>
      </w:r>
      <w:r>
        <w:rPr>
          <w:rFonts w:hint="eastAsia"/>
        </w:rPr>
        <w:t>ID</w:t>
      </w:r>
      <w:r>
        <w:rPr>
          <w:rFonts w:hint="eastAsia"/>
        </w:rPr>
        <w:t>、发表时间、回复话题评论数以及可用信息。评论所具有的属性是</w:t>
      </w:r>
      <w:r>
        <w:rPr>
          <w:rFonts w:hint="eastAsia"/>
        </w:rPr>
        <w:t>ID</w:t>
      </w:r>
      <w:r>
        <w:rPr>
          <w:rFonts w:hint="eastAsia"/>
        </w:rPr>
        <w:t>、评论作者</w:t>
      </w:r>
      <w:r>
        <w:rPr>
          <w:rFonts w:hint="eastAsia"/>
        </w:rPr>
        <w:t>ID</w:t>
      </w:r>
      <w:r>
        <w:rPr>
          <w:rFonts w:hint="eastAsia"/>
        </w:rPr>
        <w:t>、内容、发表时间息、对应话题</w:t>
      </w:r>
      <w:r>
        <w:rPr>
          <w:rFonts w:hint="eastAsia"/>
        </w:rPr>
        <w:t>ID</w:t>
      </w:r>
      <w:r>
        <w:rPr>
          <w:rFonts w:hint="eastAsia"/>
        </w:rPr>
        <w:t>以及可用信息。聊天室所具有的属性是参与对象以及聊天内容。</w:t>
      </w:r>
    </w:p>
    <w:p w:rsidR="008415D1" w:rsidRDefault="00124AEC">
      <w:pPr>
        <w:jc w:val="center"/>
      </w:pPr>
      <w:r>
        <w:rPr>
          <w:noProof/>
        </w:rPr>
        <w:drawing>
          <wp:inline distT="0" distB="0" distL="0" distR="0">
            <wp:extent cx="5579745" cy="2802890"/>
            <wp:effectExtent l="0" t="0" r="0" b="0"/>
            <wp:docPr id="87" name="图片 5" descr="C:\Users\草草\Desktop\毕业论文\ER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descr="C:\Users\草草\Desktop\毕业论文\ER图4.png"/>
                    <pic:cNvPicPr>
                      <a:picLocks noChangeAspect="1" noChangeArrowheads="1"/>
                    </pic:cNvPicPr>
                  </pic:nvPicPr>
                  <pic:blipFill>
                    <a:blip r:embed="rId30" cstate="print"/>
                    <a:srcRect/>
                    <a:stretch>
                      <a:fillRect/>
                    </a:stretch>
                  </pic:blipFill>
                  <pic:spPr>
                    <a:xfrm>
                      <a:off x="0" y="0"/>
                      <a:ext cx="5579745" cy="2803353"/>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rsidR="008415D1" w:rsidRDefault="00124AEC">
      <w:pPr>
        <w:pStyle w:val="Heading3"/>
        <w:spacing w:before="120"/>
      </w:pPr>
      <w:bookmarkStart w:id="162" w:name="_Toc483344132"/>
      <w:r>
        <w:rPr>
          <w:rFonts w:hint="eastAsia"/>
        </w:rPr>
        <w:t>3.2.4</w:t>
      </w:r>
      <w:r>
        <w:rPr>
          <w:rFonts w:hint="eastAsia"/>
        </w:rPr>
        <w:t>性能需求分析</w:t>
      </w:r>
      <w:bookmarkEnd w:id="162"/>
    </w:p>
    <w:p w:rsidR="008415D1" w:rsidRDefault="00124AEC">
      <w:pPr>
        <w:widowControl/>
        <w:spacing w:line="300" w:lineRule="auto"/>
        <w:ind w:firstLineChars="200" w:firstLine="480"/>
      </w:pPr>
      <w:r>
        <w:rPr>
          <w:rFonts w:hint="eastAsia"/>
        </w:rPr>
        <w:t>本系统开发软件采用</w:t>
      </w:r>
      <w:r>
        <w:rPr>
          <w:rFonts w:hint="eastAsia"/>
        </w:rPr>
        <w:t>Eclipse</w:t>
      </w:r>
      <w:r>
        <w:rPr>
          <w:rFonts w:hint="eastAsia"/>
        </w:rPr>
        <w:t>作为开发工具；后台配合</w:t>
      </w:r>
      <w:r>
        <w:rPr>
          <w:rFonts w:hint="eastAsia"/>
        </w:rPr>
        <w:t>SQL SERVER</w:t>
      </w:r>
      <w:r>
        <w:rPr>
          <w:rFonts w:hint="eastAsia"/>
        </w:rPr>
        <w:t>作为存储数据的数据库开发工具；并于</w:t>
      </w:r>
      <w:r>
        <w:rPr>
          <w:rFonts w:hint="eastAsia"/>
        </w:rPr>
        <w:t>windows10</w:t>
      </w:r>
      <w:r>
        <w:rPr>
          <w:rFonts w:hint="eastAsia"/>
        </w:rPr>
        <w:t>操作系统下完成本次系统开发。但是本系统支持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8415D1" w:rsidRDefault="00124AEC">
      <w:pPr>
        <w:pStyle w:val="Heading2"/>
        <w:spacing w:before="240" w:after="120"/>
      </w:pPr>
      <w:bookmarkStart w:id="163" w:name="_Toc373325132"/>
      <w:bookmarkStart w:id="164" w:name="_Toc373325938"/>
      <w:bookmarkStart w:id="165" w:name="_Toc373357823"/>
      <w:bookmarkStart w:id="166" w:name="_Toc373325751"/>
      <w:bookmarkStart w:id="167" w:name="_Toc373357684"/>
      <w:bookmarkStart w:id="168" w:name="_Toc483344133"/>
      <w:r>
        <w:rPr>
          <w:rFonts w:hint="eastAsia"/>
        </w:rPr>
        <w:t xml:space="preserve">3.3 </w:t>
      </w:r>
      <w:bookmarkEnd w:id="163"/>
      <w:bookmarkEnd w:id="164"/>
      <w:bookmarkEnd w:id="165"/>
      <w:bookmarkEnd w:id="166"/>
      <w:bookmarkEnd w:id="167"/>
      <w:r>
        <w:rPr>
          <w:rFonts w:hint="eastAsia"/>
        </w:rPr>
        <w:t>可行性分析</w:t>
      </w:r>
      <w:bookmarkEnd w:id="168"/>
    </w:p>
    <w:p w:rsidR="008415D1" w:rsidRDefault="00124AEC">
      <w:pPr>
        <w:pStyle w:val="Heading3"/>
        <w:spacing w:before="120"/>
      </w:pPr>
      <w:bookmarkStart w:id="169" w:name="_Toc483344134"/>
      <w:r>
        <w:rPr>
          <w:rFonts w:hint="eastAsia"/>
        </w:rPr>
        <w:t xml:space="preserve">3.3.1 </w:t>
      </w:r>
      <w:r>
        <w:rPr>
          <w:rFonts w:hint="eastAsia"/>
        </w:rPr>
        <w:t>设计目标</w:t>
      </w:r>
      <w:bookmarkEnd w:id="169"/>
    </w:p>
    <w:p w:rsidR="008415D1" w:rsidRDefault="00124AEC">
      <w:pPr>
        <w:spacing w:line="300" w:lineRule="auto"/>
        <w:ind w:firstLineChars="200" w:firstLine="480"/>
      </w:pPr>
      <w:r>
        <w:rPr>
          <w:rFonts w:hint="eastAsia"/>
        </w:rPr>
        <w:t>本毕业设计使用</w:t>
      </w:r>
      <w:r>
        <w:rPr>
          <w:rFonts w:hint="eastAsia"/>
        </w:rPr>
        <w:t>Java</w:t>
      </w:r>
      <w:r>
        <w:rPr>
          <w:rFonts w:hint="eastAsia"/>
        </w:rPr>
        <w:t>语言设计并实现信息安全课程在线系统。系统根据不同角色分配不同权限。管理员可以通过系统增加或者修改其他角色的登录信息和基本信息，</w:t>
      </w:r>
      <w:r>
        <w:rPr>
          <w:rFonts w:hint="eastAsia"/>
        </w:rPr>
        <w:lastRenderedPageBreak/>
        <w:t>新增课程以及管理留言信息；教师可以通过系统查看编辑自己的课程，上传课件，查看作业，查看报名学生的基本信息，查看其他老师的开设的课程，并且在线答疑、回复留言；学生可以通过系统报名参加老师的课程，查看相关课程课件并下载，上传作业，在线提问以及留言。</w:t>
      </w:r>
    </w:p>
    <w:p w:rsidR="008415D1" w:rsidRDefault="00124AEC">
      <w:pPr>
        <w:pStyle w:val="Heading3"/>
        <w:spacing w:before="120"/>
      </w:pPr>
      <w:bookmarkStart w:id="170" w:name="_Toc483344135"/>
      <w:r>
        <w:rPr>
          <w:rFonts w:hint="eastAsia"/>
        </w:rPr>
        <w:t>3.3.2</w:t>
      </w:r>
      <w:r>
        <w:rPr>
          <w:rFonts w:hint="eastAsia"/>
        </w:rPr>
        <w:t>技术可行性</w:t>
      </w:r>
      <w:bookmarkEnd w:id="170"/>
    </w:p>
    <w:p w:rsidR="008415D1" w:rsidRDefault="00124AEC">
      <w:pPr>
        <w:spacing w:line="300" w:lineRule="auto"/>
        <w:ind w:firstLineChars="200" w:firstLine="480"/>
      </w:pPr>
      <w:r>
        <w:rPr>
          <w:rFonts w:hint="eastAsia"/>
        </w:rPr>
        <w:t>技术可行性指的是使用现有的技术能实现这个系统吗？该系统采用</w:t>
      </w:r>
      <w:r>
        <w:rPr>
          <w:rFonts w:hint="eastAsia"/>
        </w:rPr>
        <w:t>Eclipse</w:t>
      </w:r>
      <w:r>
        <w:rPr>
          <w:rFonts w:hint="eastAsia"/>
        </w:rPr>
        <w:t>实现开发，并配合</w:t>
      </w:r>
      <w:r>
        <w:rPr>
          <w:rFonts w:hint="eastAsia"/>
        </w:rPr>
        <w:t>SQLSERVER 2008</w:t>
      </w:r>
      <w:r>
        <w:rPr>
          <w:rFonts w:hint="eastAsia"/>
        </w:rPr>
        <w:t>存储数据，在软件开发平台这一条件上已经成熟可行。硬件方面根据现在普遍的计算机配置都可满足。由上述因素综合分析，本系统在技术上是可行的</w:t>
      </w:r>
      <w:r>
        <w:rPr>
          <w:rFonts w:hint="eastAsia"/>
          <w:vertAlign w:val="superscript"/>
        </w:rPr>
        <w:t>[4]</w:t>
      </w:r>
      <w:r>
        <w:rPr>
          <w:rFonts w:hint="eastAsia"/>
        </w:rPr>
        <w:t>。</w:t>
      </w:r>
    </w:p>
    <w:p w:rsidR="008415D1" w:rsidRDefault="00124AEC">
      <w:pPr>
        <w:pStyle w:val="Heading3"/>
        <w:spacing w:before="120"/>
      </w:pPr>
      <w:bookmarkStart w:id="171" w:name="_Toc483344136"/>
      <w:r>
        <w:rPr>
          <w:rFonts w:hint="eastAsia"/>
        </w:rPr>
        <w:t>3.3.3</w:t>
      </w:r>
      <w:r>
        <w:rPr>
          <w:rFonts w:hint="eastAsia"/>
        </w:rPr>
        <w:t>经济可行性</w:t>
      </w:r>
      <w:bookmarkEnd w:id="171"/>
    </w:p>
    <w:p w:rsidR="008415D1" w:rsidRDefault="00124AEC">
      <w:pPr>
        <w:spacing w:line="300" w:lineRule="auto"/>
        <w:ind w:firstLineChars="200" w:firstLine="480"/>
      </w:pPr>
      <w:r>
        <w:rPr>
          <w:rFonts w:hint="eastAsia"/>
        </w:rPr>
        <w:t>经济可行性指的是这个系统的经济效益能超过它的开发成本吗？本系统采用的开发软件、使用的框架都是开源免费的，开发成本较低，没有特别的额外支出。另外本系统采用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rsidR="008415D1" w:rsidRDefault="00124AEC">
      <w:pPr>
        <w:pStyle w:val="Heading3"/>
        <w:spacing w:before="120"/>
      </w:pPr>
      <w:bookmarkStart w:id="172" w:name="_Toc483344137"/>
      <w:r>
        <w:rPr>
          <w:rFonts w:hint="eastAsia"/>
        </w:rPr>
        <w:t>3.3.4</w:t>
      </w:r>
      <w:r>
        <w:rPr>
          <w:rFonts w:hint="eastAsia"/>
        </w:rPr>
        <w:t>操作可行性</w:t>
      </w:r>
      <w:bookmarkEnd w:id="172"/>
    </w:p>
    <w:p w:rsidR="008415D1" w:rsidRDefault="00124AEC">
      <w:pPr>
        <w:spacing w:line="300" w:lineRule="auto"/>
        <w:ind w:firstLineChars="200" w:firstLine="480"/>
      </w:pPr>
      <w:r>
        <w:rPr>
          <w:rFonts w:hint="eastAsia"/>
        </w:rPr>
        <w:t>操作可行性指的是系统操作方式在这个用户组织内行得通吗？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color w:val="000000"/>
          <w:szCs w:val="24"/>
        </w:rPr>
        <w:t>经可用，或预计将会推出。</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73" w:name="_Toc48334413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73"/>
    </w:p>
    <w:p w:rsidR="008415D1" w:rsidRDefault="00124AEC">
      <w:pPr>
        <w:pStyle w:val="Heading2"/>
        <w:spacing w:before="240" w:after="120"/>
      </w:pPr>
      <w:bookmarkStart w:id="174" w:name="_Toc483344139"/>
      <w:r>
        <w:rPr>
          <w:rFonts w:hint="eastAsia"/>
        </w:rPr>
        <w:t xml:space="preserve">4.1 </w:t>
      </w:r>
      <w:r>
        <w:rPr>
          <w:rFonts w:hint="eastAsia"/>
        </w:rPr>
        <w:t>系统结构图</w:t>
      </w:r>
      <w:bookmarkEnd w:id="174"/>
    </w:p>
    <w:p w:rsidR="003C540E" w:rsidRDefault="003C540E">
      <w:pPr>
        <w:jc w:val="center"/>
      </w:pPr>
      <w:r>
        <w:rPr>
          <w:noProof/>
        </w:rPr>
        <w:drawing>
          <wp:inline distT="0" distB="0" distL="0" distR="0" wp14:anchorId="4BB6DB6B" wp14:editId="1E885CDC">
            <wp:extent cx="5579745" cy="2758440"/>
            <wp:effectExtent l="133350" t="133350" r="135255" b="137160"/>
            <wp:docPr id="2" name="Picture 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758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4.1 </w:t>
      </w:r>
      <w:r>
        <w:rPr>
          <w:rFonts w:hint="eastAsia"/>
          <w:sz w:val="21"/>
          <w:szCs w:val="21"/>
        </w:rPr>
        <w:t>系统逻辑结构图</w:t>
      </w:r>
      <w:r w:rsidR="00E02F56">
        <w:rPr>
          <w:rFonts w:hint="eastAsia"/>
          <w:sz w:val="21"/>
          <w:szCs w:val="21"/>
        </w:rPr>
        <w:t>（</w:t>
      </w:r>
      <w:r w:rsidR="00E02F56">
        <w:rPr>
          <w:rFonts w:hint="eastAsia"/>
          <w:sz w:val="21"/>
          <w:szCs w:val="21"/>
        </w:rPr>
        <w:t>Ctrl+Click</w:t>
      </w:r>
      <w:r w:rsidR="00351E6E">
        <w:rPr>
          <w:rFonts w:hint="eastAsia"/>
          <w:sz w:val="21"/>
          <w:szCs w:val="21"/>
        </w:rPr>
        <w:t>联网</w:t>
      </w:r>
      <w:r w:rsidR="00E02F56">
        <w:rPr>
          <w:rFonts w:hint="eastAsia"/>
          <w:sz w:val="21"/>
          <w:szCs w:val="21"/>
        </w:rPr>
        <w:t>查看详细文件）</w:t>
      </w:r>
    </w:p>
    <w:p w:rsidR="008415D1" w:rsidRDefault="008415D1">
      <w:pPr>
        <w:jc w:val="center"/>
        <w:rPr>
          <w:sz w:val="21"/>
          <w:szCs w:val="21"/>
        </w:rPr>
      </w:pPr>
    </w:p>
    <w:p w:rsidR="008415D1" w:rsidRDefault="00124AEC">
      <w:pPr>
        <w:spacing w:line="300" w:lineRule="auto"/>
        <w:ind w:firstLineChars="200" w:firstLine="480"/>
      </w:pPr>
      <w:r>
        <w:t>本信息安全课程在线系统分为三大模块</w:t>
      </w:r>
      <w:r>
        <w:rPr>
          <w:rFonts w:hint="eastAsia"/>
        </w:rPr>
        <w:t>，</w:t>
      </w:r>
      <w:r>
        <w:t>分别为课程信息管理模块</w:t>
      </w:r>
      <w:r>
        <w:rPr>
          <w:rFonts w:hint="eastAsia"/>
        </w:rPr>
        <w:t>、</w:t>
      </w:r>
      <w:r>
        <w:t>用户信息管理模块以及留言信息管理模块</w:t>
      </w:r>
      <w:r>
        <w:rPr>
          <w:rFonts w:hint="eastAsia"/>
        </w:rPr>
        <w:t>。根据角色权限的不同又能够实现各种不同的功能。管理员角色可以添加课程信息、查看所有教师信息、查看所有学生信息、删除所有留言以及删除所有评论。教师角色可以编辑课程信息、上传课程课件、查看上传课件、查看上传作业、查看已报名学生信息、新增留言、新增评论、删除我的留言、删除我的评论以及加入聊天室。学生角色可以查看上传课件、报名参加课程、上传课程作业、查看已报名教师信息、新增留言、新增评论、删除我的留言、删除我的评论以及加入聊天室。</w:t>
      </w:r>
    </w:p>
    <w:p w:rsidR="008415D1" w:rsidRDefault="00124AEC">
      <w:pPr>
        <w:pStyle w:val="Heading2"/>
        <w:spacing w:before="240" w:after="120"/>
      </w:pPr>
      <w:bookmarkStart w:id="175" w:name="_Toc483344140"/>
      <w:r>
        <w:rPr>
          <w:rFonts w:hint="eastAsia"/>
        </w:rPr>
        <w:t>4.2</w:t>
      </w:r>
      <w:r>
        <w:rPr>
          <w:rFonts w:hint="eastAsia"/>
        </w:rPr>
        <w:t>数据库设计</w:t>
      </w:r>
      <w:bookmarkEnd w:id="175"/>
    </w:p>
    <w:p w:rsidR="008415D1" w:rsidRDefault="00124AEC">
      <w:pPr>
        <w:pStyle w:val="Heading3"/>
        <w:spacing w:before="120"/>
      </w:pPr>
      <w:bookmarkStart w:id="176" w:name="_Toc483344141"/>
      <w:r>
        <w:rPr>
          <w:rFonts w:hint="eastAsia"/>
        </w:rPr>
        <w:t>4.2.1</w:t>
      </w:r>
      <w:r>
        <w:rPr>
          <w:rFonts w:hint="eastAsia"/>
        </w:rPr>
        <w:t>数据库详细设计</w:t>
      </w:r>
      <w:bookmarkEnd w:id="176"/>
    </w:p>
    <w:p w:rsidR="008415D1" w:rsidRDefault="008415D1"/>
    <w:p w:rsidR="002E5C20" w:rsidRDefault="002E5C20"/>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 xml:space="preserve">4.1 </w:t>
      </w:r>
      <w:r w:rsidR="002E5C20">
        <w:rPr>
          <w:rFonts w:hint="eastAsia"/>
          <w:sz w:val="21"/>
          <w:szCs w:val="21"/>
        </w:rPr>
        <w:t>教师</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6457E" w:rsidTr="0075719B">
        <w:trPr>
          <w:trHeight w:val="340"/>
          <w:jc w:val="center"/>
        </w:trPr>
        <w:tc>
          <w:tcPr>
            <w:tcW w:w="2235" w:type="dxa"/>
            <w:tcBorders>
              <w:top w:val="single" w:sz="12" w:space="0" w:color="auto"/>
            </w:tcBorders>
          </w:tcPr>
          <w:p w:rsidR="0026457E" w:rsidRPr="00454C19" w:rsidRDefault="0026457E" w:rsidP="0026457E">
            <w:pPr>
              <w:rPr>
                <w:rFonts w:hint="eastAsia"/>
                <w:sz w:val="21"/>
                <w:szCs w:val="21"/>
              </w:rPr>
            </w:pPr>
            <w:r w:rsidRPr="00454C19">
              <w:rPr>
                <w:rFonts w:hint="eastAsia"/>
                <w:sz w:val="21"/>
                <w:szCs w:val="21"/>
              </w:rPr>
              <w:t>uniqueClientID</w:t>
            </w:r>
          </w:p>
        </w:tc>
        <w:tc>
          <w:tcPr>
            <w:tcW w:w="3402" w:type="dxa"/>
            <w:tcBorders>
              <w:top w:val="single" w:sz="12" w:space="0" w:color="auto"/>
            </w:tcBorders>
          </w:tcPr>
          <w:p w:rsidR="0026457E" w:rsidRPr="00454C19" w:rsidRDefault="0026457E" w:rsidP="0026457E">
            <w:pPr>
              <w:rPr>
                <w:rFonts w:hint="eastAsia"/>
                <w:sz w:val="21"/>
                <w:szCs w:val="21"/>
              </w:rPr>
            </w:pPr>
            <w:r w:rsidRPr="00454C19">
              <w:rPr>
                <w:rFonts w:hint="eastAsia"/>
                <w:sz w:val="21"/>
                <w:szCs w:val="21"/>
              </w:rPr>
              <w:t>唯一编号</w:t>
            </w:r>
          </w:p>
        </w:tc>
        <w:tc>
          <w:tcPr>
            <w:tcW w:w="2693" w:type="dxa"/>
            <w:tcBorders>
              <w:top w:val="single" w:sz="12" w:space="0" w:color="auto"/>
            </w:tcBorders>
            <w:vAlign w:val="center"/>
          </w:tcPr>
          <w:p w:rsidR="0026457E" w:rsidRPr="00454C19" w:rsidRDefault="0026457E" w:rsidP="0026457E">
            <w:pPr>
              <w:widowControl/>
              <w:jc w:val="left"/>
              <w:rPr>
                <w:rFonts w:ascii="Calibri" w:hAnsi="Calibri" w:cs="Calibri"/>
                <w:color w:val="000000"/>
                <w:kern w:val="0"/>
                <w:sz w:val="21"/>
                <w:szCs w:val="21"/>
              </w:rPr>
            </w:pPr>
            <w:r w:rsidRPr="00454C19">
              <w:rPr>
                <w:rFonts w:ascii="Calibri" w:hAnsi="Calibri" w:cs="Calibri"/>
                <w:color w:val="000000"/>
                <w:sz w:val="21"/>
                <w:szCs w:val="21"/>
              </w:rPr>
              <w:t>char(10)</w:t>
            </w:r>
          </w:p>
        </w:tc>
      </w:tr>
      <w:tr w:rsidR="0026457E" w:rsidTr="0075719B">
        <w:trPr>
          <w:trHeight w:val="340"/>
          <w:jc w:val="center"/>
        </w:trPr>
        <w:tc>
          <w:tcPr>
            <w:tcW w:w="2235" w:type="dxa"/>
          </w:tcPr>
          <w:p w:rsidR="0026457E" w:rsidRPr="00454C19" w:rsidRDefault="0026457E" w:rsidP="0026457E">
            <w:pPr>
              <w:rPr>
                <w:rFonts w:hint="eastAsia"/>
                <w:sz w:val="21"/>
                <w:szCs w:val="21"/>
              </w:rPr>
            </w:pPr>
            <w:r w:rsidRPr="00454C19">
              <w:rPr>
                <w:rFonts w:hint="eastAsia"/>
                <w:sz w:val="21"/>
                <w:szCs w:val="21"/>
              </w:rPr>
              <w:t>name</w:t>
            </w:r>
          </w:p>
        </w:tc>
        <w:tc>
          <w:tcPr>
            <w:tcW w:w="3402" w:type="dxa"/>
          </w:tcPr>
          <w:p w:rsidR="0026457E" w:rsidRPr="00454C19" w:rsidRDefault="0026457E" w:rsidP="0026457E">
            <w:pPr>
              <w:rPr>
                <w:rFonts w:hint="eastAsia"/>
                <w:sz w:val="21"/>
                <w:szCs w:val="21"/>
              </w:rPr>
            </w:pPr>
            <w:r w:rsidRPr="00454C19">
              <w:rPr>
                <w:rFonts w:hint="eastAsia"/>
                <w:sz w:val="21"/>
                <w:szCs w:val="21"/>
              </w:rPr>
              <w:t>姓名</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75719B">
        <w:trPr>
          <w:trHeight w:val="340"/>
          <w:jc w:val="center"/>
        </w:trPr>
        <w:tc>
          <w:tcPr>
            <w:tcW w:w="2235" w:type="dxa"/>
          </w:tcPr>
          <w:p w:rsidR="0026457E" w:rsidRPr="00454C19" w:rsidRDefault="0026457E" w:rsidP="0026457E">
            <w:pPr>
              <w:rPr>
                <w:rFonts w:hint="eastAsia"/>
                <w:sz w:val="21"/>
                <w:szCs w:val="21"/>
              </w:rPr>
            </w:pPr>
            <w:r w:rsidRPr="00454C19">
              <w:rPr>
                <w:rFonts w:hint="eastAsia"/>
                <w:sz w:val="21"/>
                <w:szCs w:val="21"/>
              </w:rPr>
              <w:t>gender</w:t>
            </w:r>
          </w:p>
        </w:tc>
        <w:tc>
          <w:tcPr>
            <w:tcW w:w="3402" w:type="dxa"/>
          </w:tcPr>
          <w:p w:rsidR="0026457E" w:rsidRPr="00454C19" w:rsidRDefault="0026457E" w:rsidP="0026457E">
            <w:pPr>
              <w:rPr>
                <w:rFonts w:hint="eastAsia"/>
                <w:sz w:val="21"/>
                <w:szCs w:val="21"/>
              </w:rPr>
            </w:pPr>
            <w:r w:rsidRPr="00454C19">
              <w:rPr>
                <w:rFonts w:hint="eastAsia"/>
                <w:sz w:val="21"/>
                <w:szCs w:val="21"/>
              </w:rPr>
              <w:t>性别</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char(1)</w:t>
            </w:r>
          </w:p>
        </w:tc>
      </w:tr>
      <w:tr w:rsidR="0026457E" w:rsidTr="0075719B">
        <w:trPr>
          <w:trHeight w:val="340"/>
          <w:jc w:val="center"/>
        </w:trPr>
        <w:tc>
          <w:tcPr>
            <w:tcW w:w="2235" w:type="dxa"/>
          </w:tcPr>
          <w:p w:rsidR="0026457E" w:rsidRPr="00454C19" w:rsidRDefault="0026457E" w:rsidP="0026457E">
            <w:pPr>
              <w:rPr>
                <w:rFonts w:hint="eastAsia"/>
                <w:sz w:val="21"/>
                <w:szCs w:val="21"/>
              </w:rPr>
            </w:pPr>
            <w:r w:rsidRPr="00454C19">
              <w:rPr>
                <w:rFonts w:hint="eastAsia"/>
                <w:sz w:val="21"/>
                <w:szCs w:val="21"/>
              </w:rPr>
              <w:t>age</w:t>
            </w:r>
          </w:p>
        </w:tc>
        <w:tc>
          <w:tcPr>
            <w:tcW w:w="3402" w:type="dxa"/>
          </w:tcPr>
          <w:p w:rsidR="0026457E" w:rsidRPr="00454C19" w:rsidRDefault="0026457E" w:rsidP="0026457E">
            <w:pPr>
              <w:rPr>
                <w:rFonts w:hint="eastAsia"/>
                <w:sz w:val="21"/>
                <w:szCs w:val="21"/>
              </w:rPr>
            </w:pPr>
            <w:r w:rsidRPr="00454C19">
              <w:rPr>
                <w:rFonts w:hint="eastAsia"/>
                <w:sz w:val="21"/>
                <w:szCs w:val="21"/>
              </w:rPr>
              <w:t>年龄</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smallint</w:t>
            </w:r>
          </w:p>
        </w:tc>
      </w:tr>
      <w:tr w:rsidR="0026457E" w:rsidTr="0075719B">
        <w:trPr>
          <w:trHeight w:val="340"/>
          <w:jc w:val="center"/>
        </w:trPr>
        <w:tc>
          <w:tcPr>
            <w:tcW w:w="2235" w:type="dxa"/>
          </w:tcPr>
          <w:p w:rsidR="0026457E" w:rsidRPr="00454C19" w:rsidRDefault="0026457E" w:rsidP="0026457E">
            <w:pPr>
              <w:rPr>
                <w:rFonts w:hint="eastAsia"/>
                <w:sz w:val="21"/>
                <w:szCs w:val="21"/>
              </w:rPr>
            </w:pPr>
            <w:r w:rsidRPr="00454C19">
              <w:rPr>
                <w:rFonts w:hint="eastAsia"/>
                <w:sz w:val="21"/>
                <w:szCs w:val="21"/>
              </w:rPr>
              <w:t>email</w:t>
            </w:r>
          </w:p>
        </w:tc>
        <w:tc>
          <w:tcPr>
            <w:tcW w:w="3402" w:type="dxa"/>
          </w:tcPr>
          <w:p w:rsidR="0026457E" w:rsidRPr="00454C19" w:rsidRDefault="0026457E" w:rsidP="0026457E">
            <w:pPr>
              <w:rPr>
                <w:rFonts w:hint="eastAsia"/>
                <w:sz w:val="21"/>
                <w:szCs w:val="21"/>
              </w:rPr>
            </w:pPr>
            <w:r w:rsidRPr="00454C19">
              <w:rPr>
                <w:rFonts w:hint="eastAsia"/>
                <w:sz w:val="21"/>
                <w:szCs w:val="21"/>
              </w:rPr>
              <w:t>邮箱</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varchar(50)</w:t>
            </w:r>
          </w:p>
        </w:tc>
      </w:tr>
      <w:tr w:rsidR="0026457E" w:rsidTr="0075719B">
        <w:trPr>
          <w:trHeight w:val="340"/>
          <w:jc w:val="center"/>
        </w:trPr>
        <w:tc>
          <w:tcPr>
            <w:tcW w:w="2235" w:type="dxa"/>
          </w:tcPr>
          <w:p w:rsidR="0026457E" w:rsidRPr="00454C19" w:rsidRDefault="0026457E" w:rsidP="0026457E">
            <w:pPr>
              <w:rPr>
                <w:rFonts w:hint="eastAsia"/>
                <w:sz w:val="21"/>
                <w:szCs w:val="21"/>
              </w:rPr>
            </w:pPr>
            <w:r w:rsidRPr="00454C19">
              <w:rPr>
                <w:rFonts w:hint="eastAsia"/>
                <w:sz w:val="21"/>
                <w:szCs w:val="21"/>
              </w:rPr>
              <w:t>wechat</w:t>
            </w:r>
          </w:p>
        </w:tc>
        <w:tc>
          <w:tcPr>
            <w:tcW w:w="3402" w:type="dxa"/>
          </w:tcPr>
          <w:p w:rsidR="0026457E" w:rsidRPr="00454C19" w:rsidRDefault="0026457E" w:rsidP="0026457E">
            <w:pPr>
              <w:rPr>
                <w:rFonts w:hint="eastAsia"/>
                <w:sz w:val="21"/>
                <w:szCs w:val="21"/>
              </w:rPr>
            </w:pPr>
            <w:r w:rsidRPr="00454C19">
              <w:rPr>
                <w:rFonts w:hint="eastAsia"/>
                <w:sz w:val="21"/>
                <w:szCs w:val="21"/>
              </w:rPr>
              <w:t>微信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75719B">
        <w:trPr>
          <w:trHeight w:val="340"/>
          <w:jc w:val="center"/>
        </w:trPr>
        <w:tc>
          <w:tcPr>
            <w:tcW w:w="2235" w:type="dxa"/>
          </w:tcPr>
          <w:p w:rsidR="0026457E" w:rsidRPr="00454C19" w:rsidRDefault="0026457E" w:rsidP="0026457E">
            <w:pPr>
              <w:rPr>
                <w:rFonts w:hint="eastAsia"/>
                <w:sz w:val="21"/>
                <w:szCs w:val="21"/>
              </w:rPr>
            </w:pPr>
            <w:r w:rsidRPr="00454C19">
              <w:rPr>
                <w:rFonts w:hint="eastAsia"/>
                <w:sz w:val="21"/>
                <w:szCs w:val="21"/>
              </w:rPr>
              <w:t>qqNumber</w:t>
            </w:r>
          </w:p>
        </w:tc>
        <w:tc>
          <w:tcPr>
            <w:tcW w:w="3402" w:type="dxa"/>
          </w:tcPr>
          <w:p w:rsidR="0026457E" w:rsidRPr="00454C19" w:rsidRDefault="0026457E" w:rsidP="0026457E">
            <w:pPr>
              <w:rPr>
                <w:rFonts w:hint="eastAsia"/>
                <w:sz w:val="21"/>
                <w:szCs w:val="21"/>
              </w:rPr>
            </w:pPr>
            <w:r w:rsidRPr="00454C19">
              <w:rPr>
                <w:rFonts w:hint="eastAsia"/>
                <w:sz w:val="21"/>
                <w:szCs w:val="21"/>
              </w:rPr>
              <w:t>QQ</w:t>
            </w:r>
            <w:r w:rsidRPr="00454C19">
              <w:rPr>
                <w:rFonts w:hint="eastAsia"/>
                <w:sz w:val="21"/>
                <w:szCs w:val="21"/>
              </w:rPr>
              <w:t>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75719B">
        <w:trPr>
          <w:trHeight w:val="340"/>
          <w:jc w:val="center"/>
        </w:trPr>
        <w:tc>
          <w:tcPr>
            <w:tcW w:w="2235" w:type="dxa"/>
          </w:tcPr>
          <w:p w:rsidR="0026457E" w:rsidRPr="00454C19" w:rsidRDefault="0026457E" w:rsidP="0026457E">
            <w:pPr>
              <w:rPr>
                <w:rFonts w:hint="eastAsia"/>
                <w:sz w:val="21"/>
                <w:szCs w:val="21"/>
              </w:rPr>
            </w:pPr>
            <w:r w:rsidRPr="00454C19">
              <w:rPr>
                <w:rFonts w:hint="eastAsia"/>
                <w:sz w:val="21"/>
                <w:szCs w:val="21"/>
              </w:rPr>
              <w:t>phone</w:t>
            </w:r>
          </w:p>
        </w:tc>
        <w:tc>
          <w:tcPr>
            <w:tcW w:w="3402" w:type="dxa"/>
          </w:tcPr>
          <w:p w:rsidR="0026457E" w:rsidRPr="00454C19" w:rsidRDefault="0026457E" w:rsidP="0026457E">
            <w:pPr>
              <w:rPr>
                <w:rFonts w:hint="eastAsia"/>
                <w:sz w:val="21"/>
                <w:szCs w:val="21"/>
              </w:rPr>
            </w:pPr>
            <w:r w:rsidRPr="00454C19">
              <w:rPr>
                <w:rFonts w:hint="eastAsia"/>
                <w:sz w:val="21"/>
                <w:szCs w:val="21"/>
              </w:rPr>
              <w:t>手机号码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75719B">
        <w:trPr>
          <w:trHeight w:val="340"/>
          <w:jc w:val="center"/>
        </w:trPr>
        <w:tc>
          <w:tcPr>
            <w:tcW w:w="2235" w:type="dxa"/>
          </w:tcPr>
          <w:p w:rsidR="0026457E" w:rsidRPr="00454C19" w:rsidRDefault="0026457E" w:rsidP="0026457E">
            <w:pPr>
              <w:rPr>
                <w:rFonts w:hint="eastAsia"/>
                <w:sz w:val="21"/>
                <w:szCs w:val="21"/>
              </w:rPr>
            </w:pPr>
            <w:r w:rsidRPr="00454C19">
              <w:rPr>
                <w:rFonts w:hint="eastAsia"/>
                <w:sz w:val="21"/>
                <w:szCs w:val="21"/>
              </w:rPr>
              <w:t>university</w:t>
            </w:r>
          </w:p>
        </w:tc>
        <w:tc>
          <w:tcPr>
            <w:tcW w:w="3402" w:type="dxa"/>
          </w:tcPr>
          <w:p w:rsidR="0026457E" w:rsidRPr="00454C19" w:rsidRDefault="0026457E" w:rsidP="0026457E">
            <w:pPr>
              <w:rPr>
                <w:rFonts w:hint="eastAsia"/>
                <w:sz w:val="21"/>
                <w:szCs w:val="21"/>
              </w:rPr>
            </w:pPr>
            <w:r w:rsidRPr="00454C19">
              <w:rPr>
                <w:rFonts w:hint="eastAsia"/>
                <w:sz w:val="21"/>
                <w:szCs w:val="21"/>
              </w:rPr>
              <w:t>学校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75719B">
        <w:trPr>
          <w:trHeight w:val="340"/>
          <w:jc w:val="center"/>
        </w:trPr>
        <w:tc>
          <w:tcPr>
            <w:tcW w:w="2235" w:type="dxa"/>
          </w:tcPr>
          <w:p w:rsidR="0026457E" w:rsidRPr="00454C19" w:rsidRDefault="0026457E" w:rsidP="0026457E">
            <w:pPr>
              <w:rPr>
                <w:rFonts w:hint="eastAsia"/>
                <w:sz w:val="21"/>
                <w:szCs w:val="21"/>
              </w:rPr>
            </w:pPr>
            <w:r w:rsidRPr="00454C19">
              <w:rPr>
                <w:rFonts w:hint="eastAsia"/>
                <w:sz w:val="21"/>
                <w:szCs w:val="21"/>
              </w:rPr>
              <w:t>college</w:t>
            </w:r>
          </w:p>
        </w:tc>
        <w:tc>
          <w:tcPr>
            <w:tcW w:w="3402" w:type="dxa"/>
          </w:tcPr>
          <w:p w:rsidR="0026457E" w:rsidRPr="00454C19" w:rsidRDefault="0026457E" w:rsidP="0026457E">
            <w:pPr>
              <w:rPr>
                <w:rFonts w:hint="eastAsia"/>
                <w:sz w:val="21"/>
                <w:szCs w:val="21"/>
              </w:rPr>
            </w:pPr>
            <w:r w:rsidRPr="00454C19">
              <w:rPr>
                <w:rFonts w:hint="eastAsia"/>
                <w:sz w:val="21"/>
                <w:szCs w:val="21"/>
              </w:rPr>
              <w:t>学院</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75719B">
        <w:trPr>
          <w:trHeight w:val="340"/>
          <w:jc w:val="center"/>
        </w:trPr>
        <w:tc>
          <w:tcPr>
            <w:tcW w:w="2235" w:type="dxa"/>
            <w:tcBorders>
              <w:bottom w:val="single" w:sz="4" w:space="0" w:color="auto"/>
            </w:tcBorders>
          </w:tcPr>
          <w:p w:rsidR="0026457E" w:rsidRPr="00454C19" w:rsidRDefault="0026457E" w:rsidP="0026457E">
            <w:pPr>
              <w:rPr>
                <w:rFonts w:hint="eastAsia"/>
                <w:sz w:val="21"/>
                <w:szCs w:val="21"/>
              </w:rPr>
            </w:pPr>
            <w:r w:rsidRPr="00454C19">
              <w:rPr>
                <w:rFonts w:hint="eastAsia"/>
                <w:sz w:val="21"/>
                <w:szCs w:val="21"/>
              </w:rPr>
              <w:t>major</w:t>
            </w:r>
          </w:p>
        </w:tc>
        <w:tc>
          <w:tcPr>
            <w:tcW w:w="3402" w:type="dxa"/>
            <w:tcBorders>
              <w:bottom w:val="single" w:sz="4" w:space="0" w:color="auto"/>
            </w:tcBorders>
          </w:tcPr>
          <w:p w:rsidR="0026457E" w:rsidRPr="00454C19" w:rsidRDefault="0026457E" w:rsidP="0026457E">
            <w:pPr>
              <w:rPr>
                <w:rFonts w:hint="eastAsia"/>
                <w:sz w:val="21"/>
                <w:szCs w:val="21"/>
              </w:rPr>
            </w:pPr>
            <w:r w:rsidRPr="00454C19">
              <w:rPr>
                <w:rFonts w:hint="eastAsia"/>
                <w:sz w:val="21"/>
                <w:szCs w:val="21"/>
              </w:rPr>
              <w:t>专业</w:t>
            </w:r>
          </w:p>
        </w:tc>
        <w:tc>
          <w:tcPr>
            <w:tcW w:w="2693" w:type="dxa"/>
            <w:tcBorders>
              <w:bottom w:val="single" w:sz="4"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75719B">
        <w:trPr>
          <w:trHeight w:val="340"/>
          <w:jc w:val="center"/>
        </w:trPr>
        <w:tc>
          <w:tcPr>
            <w:tcW w:w="2235" w:type="dxa"/>
          </w:tcPr>
          <w:p w:rsidR="0026457E" w:rsidRPr="00454C19" w:rsidRDefault="0026457E" w:rsidP="0026457E">
            <w:pPr>
              <w:rPr>
                <w:rFonts w:hint="eastAsia"/>
                <w:sz w:val="21"/>
                <w:szCs w:val="21"/>
              </w:rPr>
            </w:pPr>
            <w:r w:rsidRPr="00454C19">
              <w:rPr>
                <w:rFonts w:hint="eastAsia"/>
                <w:sz w:val="21"/>
                <w:szCs w:val="21"/>
              </w:rPr>
              <w:t>courses</w:t>
            </w:r>
          </w:p>
        </w:tc>
        <w:tc>
          <w:tcPr>
            <w:tcW w:w="3402" w:type="dxa"/>
          </w:tcPr>
          <w:p w:rsidR="0026457E" w:rsidRPr="00454C19" w:rsidRDefault="0026457E" w:rsidP="0026457E">
            <w:pPr>
              <w:rPr>
                <w:rFonts w:hint="eastAsia"/>
                <w:sz w:val="21"/>
                <w:szCs w:val="21"/>
              </w:rPr>
            </w:pPr>
            <w:r w:rsidRPr="00454C19">
              <w:rPr>
                <w:rFonts w:hint="eastAsia"/>
                <w:sz w:val="21"/>
                <w:szCs w:val="21"/>
              </w:rPr>
              <w:t>所授课程</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varchar(125)</w:t>
            </w:r>
          </w:p>
        </w:tc>
      </w:tr>
      <w:tr w:rsidR="0026457E" w:rsidTr="0075719B">
        <w:trPr>
          <w:trHeight w:val="340"/>
          <w:jc w:val="center"/>
        </w:trPr>
        <w:tc>
          <w:tcPr>
            <w:tcW w:w="2235" w:type="dxa"/>
          </w:tcPr>
          <w:p w:rsidR="0026457E" w:rsidRPr="00454C19" w:rsidRDefault="0026457E" w:rsidP="0026457E">
            <w:pPr>
              <w:rPr>
                <w:rFonts w:hint="eastAsia"/>
                <w:sz w:val="21"/>
                <w:szCs w:val="21"/>
              </w:rPr>
            </w:pPr>
            <w:r w:rsidRPr="00454C19">
              <w:rPr>
                <w:rFonts w:hint="eastAsia"/>
                <w:sz w:val="21"/>
                <w:szCs w:val="21"/>
              </w:rPr>
              <w:t>workNo</w:t>
            </w:r>
          </w:p>
        </w:tc>
        <w:tc>
          <w:tcPr>
            <w:tcW w:w="3402" w:type="dxa"/>
          </w:tcPr>
          <w:p w:rsidR="0026457E" w:rsidRPr="00454C19" w:rsidRDefault="0026457E" w:rsidP="0026457E">
            <w:pPr>
              <w:rPr>
                <w:rFonts w:hint="eastAsia"/>
                <w:sz w:val="21"/>
                <w:szCs w:val="21"/>
              </w:rPr>
            </w:pPr>
            <w:r w:rsidRPr="00454C19">
              <w:rPr>
                <w:rFonts w:hint="eastAsia"/>
                <w:sz w:val="21"/>
                <w:szCs w:val="21"/>
              </w:rPr>
              <w:t>教工号</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r w:rsidR="0026457E" w:rsidTr="0075719B">
        <w:trPr>
          <w:trHeight w:val="340"/>
          <w:jc w:val="center"/>
        </w:trPr>
        <w:tc>
          <w:tcPr>
            <w:tcW w:w="2235" w:type="dxa"/>
            <w:tcBorders>
              <w:bottom w:val="single" w:sz="12" w:space="0" w:color="auto"/>
            </w:tcBorders>
          </w:tcPr>
          <w:p w:rsidR="0026457E" w:rsidRPr="00454C19" w:rsidRDefault="0026457E" w:rsidP="0026457E">
            <w:pPr>
              <w:rPr>
                <w:rFonts w:hint="eastAsia"/>
                <w:sz w:val="21"/>
                <w:szCs w:val="21"/>
              </w:rPr>
            </w:pPr>
            <w:r w:rsidRPr="00454C19">
              <w:rPr>
                <w:rFonts w:hint="eastAsia"/>
                <w:sz w:val="21"/>
                <w:szCs w:val="21"/>
              </w:rPr>
              <w:t>workPass</w:t>
            </w:r>
          </w:p>
        </w:tc>
        <w:tc>
          <w:tcPr>
            <w:tcW w:w="3402" w:type="dxa"/>
            <w:tcBorders>
              <w:bottom w:val="single" w:sz="12" w:space="0" w:color="auto"/>
            </w:tcBorders>
          </w:tcPr>
          <w:p w:rsidR="0026457E" w:rsidRPr="00454C19" w:rsidRDefault="0026457E" w:rsidP="0026457E">
            <w:pPr>
              <w:rPr>
                <w:sz w:val="21"/>
                <w:szCs w:val="21"/>
              </w:rPr>
            </w:pPr>
            <w:r w:rsidRPr="00454C19">
              <w:rPr>
                <w:rFonts w:hint="eastAsia"/>
                <w:sz w:val="21"/>
                <w:szCs w:val="21"/>
              </w:rPr>
              <w:t>教工密码</w:t>
            </w:r>
          </w:p>
        </w:tc>
        <w:tc>
          <w:tcPr>
            <w:tcW w:w="2693" w:type="dxa"/>
            <w:tcBorders>
              <w:bottom w:val="single" w:sz="12"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bl>
    <w:p w:rsidR="00523E6B" w:rsidRDefault="00523E6B"/>
    <w:p w:rsidR="002E5C20" w:rsidRDefault="002E5C20" w:rsidP="002E5C20">
      <w:pPr>
        <w:spacing w:line="300" w:lineRule="auto"/>
        <w:jc w:val="center"/>
        <w:rPr>
          <w:sz w:val="21"/>
          <w:szCs w:val="21"/>
        </w:rPr>
      </w:pPr>
      <w:r>
        <w:rPr>
          <w:rFonts w:hint="eastAsia"/>
          <w:sz w:val="21"/>
          <w:szCs w:val="21"/>
        </w:rPr>
        <w:t>表</w:t>
      </w:r>
      <w:r>
        <w:rPr>
          <w:rFonts w:hint="eastAsia"/>
          <w:sz w:val="21"/>
          <w:szCs w:val="21"/>
        </w:rPr>
        <w:t xml:space="preserve">4.1 </w:t>
      </w:r>
      <w:r w:rsidR="00684A66">
        <w:rPr>
          <w:rFonts w:hint="eastAsia"/>
          <w:sz w:val="21"/>
          <w:szCs w:val="21"/>
        </w:rPr>
        <w:t>学生</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2E5C20" w:rsidTr="00534DE0">
        <w:trPr>
          <w:trHeight w:val="397"/>
          <w:jc w:val="center"/>
        </w:trPr>
        <w:tc>
          <w:tcPr>
            <w:tcW w:w="2235" w:type="dxa"/>
            <w:tcBorders>
              <w:top w:val="single" w:sz="12" w:space="0" w:color="auto"/>
              <w:bottom w:val="single" w:sz="12" w:space="0" w:color="auto"/>
            </w:tcBorders>
            <w:vAlign w:val="center"/>
          </w:tcPr>
          <w:p w:rsidR="002E5C20" w:rsidRDefault="002E5C20" w:rsidP="00534DE0">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2E5C20" w:rsidRDefault="002E5C20" w:rsidP="00534DE0">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2E5C20" w:rsidRDefault="002E5C20" w:rsidP="00534DE0">
            <w:pPr>
              <w:rPr>
                <w:sz w:val="21"/>
                <w:szCs w:val="21"/>
              </w:rPr>
            </w:pPr>
            <w:r>
              <w:rPr>
                <w:rFonts w:hint="eastAsia"/>
                <w:sz w:val="21"/>
                <w:szCs w:val="21"/>
              </w:rPr>
              <w:t>说明</w:t>
            </w:r>
          </w:p>
        </w:tc>
      </w:tr>
      <w:tr w:rsidR="00684A66" w:rsidTr="00B43C6E">
        <w:trPr>
          <w:trHeight w:val="340"/>
          <w:jc w:val="center"/>
        </w:trPr>
        <w:tc>
          <w:tcPr>
            <w:tcW w:w="2235" w:type="dxa"/>
            <w:tcBorders>
              <w:top w:val="single" w:sz="12" w:space="0" w:color="auto"/>
            </w:tcBorders>
          </w:tcPr>
          <w:p w:rsidR="00684A66" w:rsidRPr="00454C19" w:rsidRDefault="00684A66" w:rsidP="00684A66">
            <w:pPr>
              <w:rPr>
                <w:rFonts w:hint="eastAsia"/>
                <w:sz w:val="21"/>
                <w:szCs w:val="21"/>
              </w:rPr>
            </w:pPr>
            <w:r w:rsidRPr="00454C19">
              <w:rPr>
                <w:rFonts w:hint="eastAsia"/>
                <w:sz w:val="21"/>
                <w:szCs w:val="21"/>
              </w:rPr>
              <w:t>uniqueClientID</w:t>
            </w:r>
          </w:p>
        </w:tc>
        <w:tc>
          <w:tcPr>
            <w:tcW w:w="3402" w:type="dxa"/>
            <w:tcBorders>
              <w:top w:val="single" w:sz="12" w:space="0" w:color="auto"/>
            </w:tcBorders>
          </w:tcPr>
          <w:p w:rsidR="00684A66" w:rsidRPr="00454C19" w:rsidRDefault="00684A66" w:rsidP="00684A66">
            <w:pPr>
              <w:rPr>
                <w:rFonts w:hint="eastAsia"/>
                <w:sz w:val="21"/>
                <w:szCs w:val="21"/>
              </w:rPr>
            </w:pPr>
            <w:r w:rsidRPr="00454C19">
              <w:rPr>
                <w:rFonts w:hint="eastAsia"/>
                <w:sz w:val="21"/>
                <w:szCs w:val="21"/>
              </w:rPr>
              <w:t>唯一编号</w:t>
            </w:r>
          </w:p>
        </w:tc>
        <w:tc>
          <w:tcPr>
            <w:tcW w:w="2693" w:type="dxa"/>
            <w:tcBorders>
              <w:top w:val="single" w:sz="12" w:space="0" w:color="auto"/>
            </w:tcBorders>
          </w:tcPr>
          <w:p w:rsidR="00684A66" w:rsidRPr="00454C19" w:rsidRDefault="00684A66" w:rsidP="00684A66">
            <w:pPr>
              <w:rPr>
                <w:rFonts w:hint="eastAsia"/>
                <w:sz w:val="21"/>
                <w:szCs w:val="21"/>
              </w:rPr>
            </w:pPr>
            <w:r w:rsidRPr="00454C19">
              <w:rPr>
                <w:rFonts w:hint="eastAsia"/>
                <w:sz w:val="21"/>
                <w:szCs w:val="21"/>
              </w:rPr>
              <w:t>char(10)</w:t>
            </w:r>
          </w:p>
        </w:tc>
      </w:tr>
      <w:tr w:rsidR="00684A66" w:rsidTr="00B43C6E">
        <w:trPr>
          <w:trHeight w:val="340"/>
          <w:jc w:val="center"/>
        </w:trPr>
        <w:tc>
          <w:tcPr>
            <w:tcW w:w="2235" w:type="dxa"/>
          </w:tcPr>
          <w:p w:rsidR="00684A66" w:rsidRPr="00454C19" w:rsidRDefault="00684A66" w:rsidP="00684A66">
            <w:pPr>
              <w:rPr>
                <w:rFonts w:hint="eastAsia"/>
                <w:sz w:val="21"/>
                <w:szCs w:val="21"/>
              </w:rPr>
            </w:pPr>
            <w:r w:rsidRPr="00454C19">
              <w:rPr>
                <w:rFonts w:hint="eastAsia"/>
                <w:sz w:val="21"/>
                <w:szCs w:val="21"/>
              </w:rPr>
              <w:t>name</w:t>
            </w:r>
          </w:p>
        </w:tc>
        <w:tc>
          <w:tcPr>
            <w:tcW w:w="3402" w:type="dxa"/>
          </w:tcPr>
          <w:p w:rsidR="00684A66" w:rsidRPr="00454C19" w:rsidRDefault="00684A66" w:rsidP="00684A66">
            <w:pPr>
              <w:rPr>
                <w:rFonts w:hint="eastAsia"/>
                <w:sz w:val="21"/>
                <w:szCs w:val="21"/>
              </w:rPr>
            </w:pPr>
            <w:r w:rsidRPr="00454C19">
              <w:rPr>
                <w:rFonts w:hint="eastAsia"/>
                <w:sz w:val="21"/>
                <w:szCs w:val="21"/>
              </w:rPr>
              <w:t>姓名</w:t>
            </w:r>
          </w:p>
        </w:tc>
        <w:tc>
          <w:tcPr>
            <w:tcW w:w="2693" w:type="dxa"/>
          </w:tcPr>
          <w:p w:rsidR="00684A66" w:rsidRPr="00454C19" w:rsidRDefault="00684A66" w:rsidP="00684A66">
            <w:pPr>
              <w:rPr>
                <w:rFonts w:hint="eastAsia"/>
                <w:sz w:val="21"/>
                <w:szCs w:val="21"/>
              </w:rPr>
            </w:pPr>
            <w:r w:rsidRPr="00454C19">
              <w:rPr>
                <w:rFonts w:hint="eastAsia"/>
                <w:sz w:val="21"/>
                <w:szCs w:val="21"/>
              </w:rPr>
              <w:t>varchar(30)</w:t>
            </w:r>
          </w:p>
        </w:tc>
      </w:tr>
      <w:tr w:rsidR="00684A66" w:rsidTr="00B43C6E">
        <w:trPr>
          <w:trHeight w:val="340"/>
          <w:jc w:val="center"/>
        </w:trPr>
        <w:tc>
          <w:tcPr>
            <w:tcW w:w="2235" w:type="dxa"/>
          </w:tcPr>
          <w:p w:rsidR="00684A66" w:rsidRPr="00454C19" w:rsidRDefault="00684A66" w:rsidP="00684A66">
            <w:pPr>
              <w:rPr>
                <w:rFonts w:hint="eastAsia"/>
                <w:sz w:val="21"/>
                <w:szCs w:val="21"/>
              </w:rPr>
            </w:pPr>
            <w:r w:rsidRPr="00454C19">
              <w:rPr>
                <w:rFonts w:hint="eastAsia"/>
                <w:sz w:val="21"/>
                <w:szCs w:val="21"/>
              </w:rPr>
              <w:t>gender</w:t>
            </w:r>
          </w:p>
        </w:tc>
        <w:tc>
          <w:tcPr>
            <w:tcW w:w="3402" w:type="dxa"/>
          </w:tcPr>
          <w:p w:rsidR="00684A66" w:rsidRPr="00454C19" w:rsidRDefault="00684A66" w:rsidP="00684A66">
            <w:pPr>
              <w:rPr>
                <w:rFonts w:hint="eastAsia"/>
                <w:sz w:val="21"/>
                <w:szCs w:val="21"/>
              </w:rPr>
            </w:pPr>
            <w:r w:rsidRPr="00454C19">
              <w:rPr>
                <w:rFonts w:hint="eastAsia"/>
                <w:sz w:val="21"/>
                <w:szCs w:val="21"/>
              </w:rPr>
              <w:t>性别</w:t>
            </w:r>
          </w:p>
        </w:tc>
        <w:tc>
          <w:tcPr>
            <w:tcW w:w="2693" w:type="dxa"/>
          </w:tcPr>
          <w:p w:rsidR="00684A66" w:rsidRPr="00454C19" w:rsidRDefault="00684A66" w:rsidP="00684A66">
            <w:pPr>
              <w:rPr>
                <w:rFonts w:hint="eastAsia"/>
                <w:sz w:val="21"/>
                <w:szCs w:val="21"/>
              </w:rPr>
            </w:pPr>
            <w:r w:rsidRPr="00454C19">
              <w:rPr>
                <w:rFonts w:hint="eastAsia"/>
                <w:sz w:val="21"/>
                <w:szCs w:val="21"/>
              </w:rPr>
              <w:t>char(1)</w:t>
            </w:r>
          </w:p>
        </w:tc>
      </w:tr>
      <w:tr w:rsidR="00684A66" w:rsidTr="00B43C6E">
        <w:trPr>
          <w:trHeight w:val="340"/>
          <w:jc w:val="center"/>
        </w:trPr>
        <w:tc>
          <w:tcPr>
            <w:tcW w:w="2235" w:type="dxa"/>
          </w:tcPr>
          <w:p w:rsidR="00684A66" w:rsidRPr="00454C19" w:rsidRDefault="00684A66" w:rsidP="00684A66">
            <w:pPr>
              <w:rPr>
                <w:rFonts w:hint="eastAsia"/>
                <w:sz w:val="21"/>
                <w:szCs w:val="21"/>
              </w:rPr>
            </w:pPr>
            <w:r w:rsidRPr="00454C19">
              <w:rPr>
                <w:rFonts w:hint="eastAsia"/>
                <w:sz w:val="21"/>
                <w:szCs w:val="21"/>
              </w:rPr>
              <w:t>age</w:t>
            </w:r>
          </w:p>
        </w:tc>
        <w:tc>
          <w:tcPr>
            <w:tcW w:w="3402" w:type="dxa"/>
          </w:tcPr>
          <w:p w:rsidR="00684A66" w:rsidRPr="00454C19" w:rsidRDefault="00684A66" w:rsidP="00684A66">
            <w:pPr>
              <w:rPr>
                <w:rFonts w:hint="eastAsia"/>
                <w:sz w:val="21"/>
                <w:szCs w:val="21"/>
              </w:rPr>
            </w:pPr>
            <w:r w:rsidRPr="00454C19">
              <w:rPr>
                <w:rFonts w:hint="eastAsia"/>
                <w:sz w:val="21"/>
                <w:szCs w:val="21"/>
              </w:rPr>
              <w:t>年龄</w:t>
            </w:r>
          </w:p>
        </w:tc>
        <w:tc>
          <w:tcPr>
            <w:tcW w:w="2693" w:type="dxa"/>
          </w:tcPr>
          <w:p w:rsidR="00684A66" w:rsidRPr="00454C19" w:rsidRDefault="00684A66" w:rsidP="00684A66">
            <w:pPr>
              <w:rPr>
                <w:rFonts w:hint="eastAsia"/>
                <w:sz w:val="21"/>
                <w:szCs w:val="21"/>
              </w:rPr>
            </w:pPr>
            <w:r w:rsidRPr="00454C19">
              <w:rPr>
                <w:rFonts w:hint="eastAsia"/>
                <w:sz w:val="21"/>
                <w:szCs w:val="21"/>
              </w:rPr>
              <w:t>smallint</w:t>
            </w:r>
          </w:p>
        </w:tc>
      </w:tr>
      <w:tr w:rsidR="00684A66" w:rsidTr="00B43C6E">
        <w:trPr>
          <w:trHeight w:val="340"/>
          <w:jc w:val="center"/>
        </w:trPr>
        <w:tc>
          <w:tcPr>
            <w:tcW w:w="2235" w:type="dxa"/>
          </w:tcPr>
          <w:p w:rsidR="00684A66" w:rsidRPr="00454C19" w:rsidRDefault="00684A66" w:rsidP="00684A66">
            <w:pPr>
              <w:rPr>
                <w:rFonts w:hint="eastAsia"/>
                <w:sz w:val="21"/>
                <w:szCs w:val="21"/>
              </w:rPr>
            </w:pPr>
            <w:r w:rsidRPr="00454C19">
              <w:rPr>
                <w:rFonts w:hint="eastAsia"/>
                <w:sz w:val="21"/>
                <w:szCs w:val="21"/>
              </w:rPr>
              <w:t>email</w:t>
            </w:r>
          </w:p>
        </w:tc>
        <w:tc>
          <w:tcPr>
            <w:tcW w:w="3402" w:type="dxa"/>
          </w:tcPr>
          <w:p w:rsidR="00684A66" w:rsidRPr="00454C19" w:rsidRDefault="00684A66" w:rsidP="00684A66">
            <w:pPr>
              <w:rPr>
                <w:rFonts w:hint="eastAsia"/>
                <w:sz w:val="21"/>
                <w:szCs w:val="21"/>
              </w:rPr>
            </w:pPr>
            <w:r w:rsidRPr="00454C19">
              <w:rPr>
                <w:rFonts w:hint="eastAsia"/>
                <w:sz w:val="21"/>
                <w:szCs w:val="21"/>
              </w:rPr>
              <w:t>邮箱</w:t>
            </w:r>
          </w:p>
        </w:tc>
        <w:tc>
          <w:tcPr>
            <w:tcW w:w="2693" w:type="dxa"/>
          </w:tcPr>
          <w:p w:rsidR="00684A66" w:rsidRPr="00454C19" w:rsidRDefault="00684A66" w:rsidP="00684A66">
            <w:pPr>
              <w:rPr>
                <w:rFonts w:hint="eastAsia"/>
                <w:sz w:val="21"/>
                <w:szCs w:val="21"/>
              </w:rPr>
            </w:pPr>
            <w:r w:rsidRPr="00454C19">
              <w:rPr>
                <w:rFonts w:hint="eastAsia"/>
                <w:sz w:val="21"/>
                <w:szCs w:val="21"/>
              </w:rPr>
              <w:t>varchar(50)</w:t>
            </w:r>
          </w:p>
        </w:tc>
      </w:tr>
      <w:tr w:rsidR="00684A66" w:rsidTr="00B43C6E">
        <w:trPr>
          <w:trHeight w:val="340"/>
          <w:jc w:val="center"/>
        </w:trPr>
        <w:tc>
          <w:tcPr>
            <w:tcW w:w="2235" w:type="dxa"/>
          </w:tcPr>
          <w:p w:rsidR="00684A66" w:rsidRPr="00454C19" w:rsidRDefault="00684A66" w:rsidP="00684A66">
            <w:pPr>
              <w:rPr>
                <w:rFonts w:hint="eastAsia"/>
                <w:sz w:val="21"/>
                <w:szCs w:val="21"/>
              </w:rPr>
            </w:pPr>
            <w:r w:rsidRPr="00454C19">
              <w:rPr>
                <w:rFonts w:hint="eastAsia"/>
                <w:sz w:val="21"/>
                <w:szCs w:val="21"/>
              </w:rPr>
              <w:t>wechat</w:t>
            </w:r>
          </w:p>
        </w:tc>
        <w:tc>
          <w:tcPr>
            <w:tcW w:w="3402" w:type="dxa"/>
          </w:tcPr>
          <w:p w:rsidR="00684A66" w:rsidRPr="00454C19" w:rsidRDefault="00684A66" w:rsidP="00684A66">
            <w:pPr>
              <w:rPr>
                <w:rFonts w:hint="eastAsia"/>
                <w:sz w:val="21"/>
                <w:szCs w:val="21"/>
              </w:rPr>
            </w:pPr>
            <w:r w:rsidRPr="00454C19">
              <w:rPr>
                <w:rFonts w:hint="eastAsia"/>
                <w:sz w:val="21"/>
                <w:szCs w:val="21"/>
              </w:rPr>
              <w:t>微信</w:t>
            </w:r>
          </w:p>
        </w:tc>
        <w:tc>
          <w:tcPr>
            <w:tcW w:w="2693" w:type="dxa"/>
          </w:tcPr>
          <w:p w:rsidR="00684A66" w:rsidRPr="00454C19" w:rsidRDefault="00684A66" w:rsidP="00684A66">
            <w:pPr>
              <w:rPr>
                <w:rFonts w:hint="eastAsia"/>
                <w:sz w:val="21"/>
                <w:szCs w:val="21"/>
              </w:rPr>
            </w:pPr>
            <w:r w:rsidRPr="00454C19">
              <w:rPr>
                <w:rFonts w:hint="eastAsia"/>
                <w:sz w:val="21"/>
                <w:szCs w:val="21"/>
              </w:rPr>
              <w:t>varchar(50)</w:t>
            </w:r>
          </w:p>
        </w:tc>
      </w:tr>
      <w:tr w:rsidR="00684A66" w:rsidTr="00B43C6E">
        <w:trPr>
          <w:trHeight w:val="340"/>
          <w:jc w:val="center"/>
        </w:trPr>
        <w:tc>
          <w:tcPr>
            <w:tcW w:w="2235" w:type="dxa"/>
          </w:tcPr>
          <w:p w:rsidR="00684A66" w:rsidRPr="00454C19" w:rsidRDefault="00684A66" w:rsidP="00684A66">
            <w:pPr>
              <w:rPr>
                <w:rFonts w:hint="eastAsia"/>
                <w:sz w:val="21"/>
                <w:szCs w:val="21"/>
              </w:rPr>
            </w:pPr>
            <w:r w:rsidRPr="00454C19">
              <w:rPr>
                <w:rFonts w:hint="eastAsia"/>
                <w:sz w:val="21"/>
                <w:szCs w:val="21"/>
              </w:rPr>
              <w:t>qqNumber</w:t>
            </w:r>
          </w:p>
        </w:tc>
        <w:tc>
          <w:tcPr>
            <w:tcW w:w="3402" w:type="dxa"/>
          </w:tcPr>
          <w:p w:rsidR="00684A66" w:rsidRPr="00454C19" w:rsidRDefault="00684A66" w:rsidP="00684A66">
            <w:pPr>
              <w:rPr>
                <w:rFonts w:hint="eastAsia"/>
                <w:sz w:val="21"/>
                <w:szCs w:val="21"/>
              </w:rPr>
            </w:pPr>
            <w:r w:rsidRPr="00454C19">
              <w:rPr>
                <w:rFonts w:hint="eastAsia"/>
                <w:sz w:val="21"/>
                <w:szCs w:val="21"/>
              </w:rPr>
              <w:t>QQ</w:t>
            </w:r>
            <w:r w:rsidRPr="00454C19">
              <w:rPr>
                <w:rFonts w:hint="eastAsia"/>
                <w:sz w:val="21"/>
                <w:szCs w:val="21"/>
              </w:rPr>
              <w:t>号码</w:t>
            </w:r>
          </w:p>
        </w:tc>
        <w:tc>
          <w:tcPr>
            <w:tcW w:w="2693" w:type="dxa"/>
          </w:tcPr>
          <w:p w:rsidR="00684A66" w:rsidRPr="00454C19" w:rsidRDefault="00684A66" w:rsidP="00684A66">
            <w:pPr>
              <w:rPr>
                <w:rFonts w:hint="eastAsia"/>
                <w:sz w:val="21"/>
                <w:szCs w:val="21"/>
              </w:rPr>
            </w:pPr>
            <w:r w:rsidRPr="00454C19">
              <w:rPr>
                <w:rFonts w:hint="eastAsia"/>
                <w:sz w:val="21"/>
                <w:szCs w:val="21"/>
              </w:rPr>
              <w:t>varchar(12)</w:t>
            </w:r>
          </w:p>
        </w:tc>
      </w:tr>
      <w:tr w:rsidR="00684A66" w:rsidTr="00B43C6E">
        <w:trPr>
          <w:trHeight w:val="340"/>
          <w:jc w:val="center"/>
        </w:trPr>
        <w:tc>
          <w:tcPr>
            <w:tcW w:w="2235" w:type="dxa"/>
          </w:tcPr>
          <w:p w:rsidR="00684A66" w:rsidRPr="00454C19" w:rsidRDefault="00684A66" w:rsidP="00684A66">
            <w:pPr>
              <w:rPr>
                <w:rFonts w:hint="eastAsia"/>
                <w:sz w:val="21"/>
                <w:szCs w:val="21"/>
              </w:rPr>
            </w:pPr>
            <w:r w:rsidRPr="00454C19">
              <w:rPr>
                <w:rFonts w:hint="eastAsia"/>
                <w:sz w:val="21"/>
                <w:szCs w:val="21"/>
              </w:rPr>
              <w:t>phone</w:t>
            </w:r>
          </w:p>
        </w:tc>
        <w:tc>
          <w:tcPr>
            <w:tcW w:w="3402" w:type="dxa"/>
          </w:tcPr>
          <w:p w:rsidR="00684A66" w:rsidRPr="00454C19" w:rsidRDefault="00684A66" w:rsidP="00684A66">
            <w:pPr>
              <w:rPr>
                <w:rFonts w:hint="eastAsia"/>
                <w:sz w:val="21"/>
                <w:szCs w:val="21"/>
              </w:rPr>
            </w:pPr>
            <w:r w:rsidRPr="00454C19">
              <w:rPr>
                <w:rFonts w:hint="eastAsia"/>
                <w:sz w:val="21"/>
                <w:szCs w:val="21"/>
              </w:rPr>
              <w:t>手机号码</w:t>
            </w:r>
          </w:p>
        </w:tc>
        <w:tc>
          <w:tcPr>
            <w:tcW w:w="2693" w:type="dxa"/>
          </w:tcPr>
          <w:p w:rsidR="00684A66" w:rsidRPr="00454C19" w:rsidRDefault="00684A66" w:rsidP="00684A66">
            <w:pPr>
              <w:rPr>
                <w:rFonts w:hint="eastAsia"/>
                <w:sz w:val="21"/>
                <w:szCs w:val="21"/>
              </w:rPr>
            </w:pPr>
            <w:r w:rsidRPr="00454C19">
              <w:rPr>
                <w:rFonts w:hint="eastAsia"/>
                <w:sz w:val="21"/>
                <w:szCs w:val="21"/>
              </w:rPr>
              <w:t>varchar(30)</w:t>
            </w:r>
          </w:p>
        </w:tc>
      </w:tr>
      <w:tr w:rsidR="00684A66" w:rsidTr="00B43C6E">
        <w:trPr>
          <w:trHeight w:val="340"/>
          <w:jc w:val="center"/>
        </w:trPr>
        <w:tc>
          <w:tcPr>
            <w:tcW w:w="2235" w:type="dxa"/>
          </w:tcPr>
          <w:p w:rsidR="00684A66" w:rsidRPr="00454C19" w:rsidRDefault="00684A66" w:rsidP="00684A66">
            <w:pPr>
              <w:rPr>
                <w:rFonts w:hint="eastAsia"/>
                <w:sz w:val="21"/>
                <w:szCs w:val="21"/>
              </w:rPr>
            </w:pPr>
            <w:r w:rsidRPr="00454C19">
              <w:rPr>
                <w:rFonts w:hint="eastAsia"/>
                <w:sz w:val="21"/>
                <w:szCs w:val="21"/>
              </w:rPr>
              <w:t>university</w:t>
            </w:r>
          </w:p>
        </w:tc>
        <w:tc>
          <w:tcPr>
            <w:tcW w:w="3402" w:type="dxa"/>
          </w:tcPr>
          <w:p w:rsidR="00684A66" w:rsidRPr="00454C19" w:rsidRDefault="00684A66" w:rsidP="00684A66">
            <w:pPr>
              <w:rPr>
                <w:rFonts w:hint="eastAsia"/>
                <w:sz w:val="21"/>
                <w:szCs w:val="21"/>
              </w:rPr>
            </w:pPr>
            <w:r w:rsidRPr="00454C19">
              <w:rPr>
                <w:rFonts w:hint="eastAsia"/>
                <w:sz w:val="21"/>
                <w:szCs w:val="21"/>
              </w:rPr>
              <w:t>学校</w:t>
            </w:r>
          </w:p>
        </w:tc>
        <w:tc>
          <w:tcPr>
            <w:tcW w:w="2693" w:type="dxa"/>
          </w:tcPr>
          <w:p w:rsidR="00684A66" w:rsidRPr="00454C19" w:rsidRDefault="00684A66" w:rsidP="00684A66">
            <w:pPr>
              <w:rPr>
                <w:rFonts w:hint="eastAsia"/>
                <w:sz w:val="21"/>
                <w:szCs w:val="21"/>
              </w:rPr>
            </w:pPr>
            <w:r w:rsidRPr="00454C19">
              <w:rPr>
                <w:rFonts w:hint="eastAsia"/>
                <w:sz w:val="21"/>
                <w:szCs w:val="21"/>
              </w:rPr>
              <w:t>varchar(100)</w:t>
            </w:r>
          </w:p>
        </w:tc>
      </w:tr>
      <w:tr w:rsidR="00684A66" w:rsidTr="00B43C6E">
        <w:trPr>
          <w:trHeight w:val="340"/>
          <w:jc w:val="center"/>
        </w:trPr>
        <w:tc>
          <w:tcPr>
            <w:tcW w:w="2235" w:type="dxa"/>
          </w:tcPr>
          <w:p w:rsidR="00684A66" w:rsidRPr="00454C19" w:rsidRDefault="00684A66" w:rsidP="00684A66">
            <w:pPr>
              <w:rPr>
                <w:rFonts w:hint="eastAsia"/>
                <w:sz w:val="21"/>
                <w:szCs w:val="21"/>
              </w:rPr>
            </w:pPr>
            <w:r w:rsidRPr="00454C19">
              <w:rPr>
                <w:rFonts w:hint="eastAsia"/>
                <w:sz w:val="21"/>
                <w:szCs w:val="21"/>
              </w:rPr>
              <w:t>college</w:t>
            </w:r>
          </w:p>
        </w:tc>
        <w:tc>
          <w:tcPr>
            <w:tcW w:w="3402" w:type="dxa"/>
          </w:tcPr>
          <w:p w:rsidR="00684A66" w:rsidRPr="00454C19" w:rsidRDefault="00684A66" w:rsidP="00684A66">
            <w:pPr>
              <w:rPr>
                <w:rFonts w:hint="eastAsia"/>
                <w:sz w:val="21"/>
                <w:szCs w:val="21"/>
              </w:rPr>
            </w:pPr>
            <w:r w:rsidRPr="00454C19">
              <w:rPr>
                <w:rFonts w:hint="eastAsia"/>
                <w:sz w:val="21"/>
                <w:szCs w:val="21"/>
              </w:rPr>
              <w:t>学院</w:t>
            </w:r>
          </w:p>
        </w:tc>
        <w:tc>
          <w:tcPr>
            <w:tcW w:w="2693" w:type="dxa"/>
          </w:tcPr>
          <w:p w:rsidR="00684A66" w:rsidRPr="00454C19" w:rsidRDefault="00684A66" w:rsidP="00684A66">
            <w:pPr>
              <w:rPr>
                <w:rFonts w:hint="eastAsia"/>
                <w:sz w:val="21"/>
                <w:szCs w:val="21"/>
              </w:rPr>
            </w:pPr>
            <w:r w:rsidRPr="00454C19">
              <w:rPr>
                <w:rFonts w:hint="eastAsia"/>
                <w:sz w:val="21"/>
                <w:szCs w:val="21"/>
              </w:rPr>
              <w:t>varchar(100)</w:t>
            </w:r>
          </w:p>
        </w:tc>
      </w:tr>
      <w:tr w:rsidR="00684A66" w:rsidTr="00B43C6E">
        <w:trPr>
          <w:trHeight w:val="340"/>
          <w:jc w:val="center"/>
        </w:trPr>
        <w:tc>
          <w:tcPr>
            <w:tcW w:w="2235" w:type="dxa"/>
            <w:tcBorders>
              <w:bottom w:val="single" w:sz="4" w:space="0" w:color="auto"/>
            </w:tcBorders>
          </w:tcPr>
          <w:p w:rsidR="00684A66" w:rsidRPr="00454C19" w:rsidRDefault="00684A66" w:rsidP="00684A66">
            <w:pPr>
              <w:rPr>
                <w:rFonts w:hint="eastAsia"/>
                <w:sz w:val="21"/>
                <w:szCs w:val="21"/>
              </w:rPr>
            </w:pPr>
            <w:r w:rsidRPr="00454C19">
              <w:rPr>
                <w:rFonts w:hint="eastAsia"/>
                <w:sz w:val="21"/>
                <w:szCs w:val="21"/>
              </w:rPr>
              <w:lastRenderedPageBreak/>
              <w:t>major</w:t>
            </w:r>
          </w:p>
        </w:tc>
        <w:tc>
          <w:tcPr>
            <w:tcW w:w="3402" w:type="dxa"/>
            <w:tcBorders>
              <w:bottom w:val="single" w:sz="4" w:space="0" w:color="auto"/>
            </w:tcBorders>
          </w:tcPr>
          <w:p w:rsidR="00684A66" w:rsidRPr="00454C19" w:rsidRDefault="00684A66" w:rsidP="00684A66">
            <w:pPr>
              <w:rPr>
                <w:rFonts w:hint="eastAsia"/>
                <w:sz w:val="21"/>
                <w:szCs w:val="21"/>
              </w:rPr>
            </w:pPr>
            <w:r w:rsidRPr="00454C19">
              <w:rPr>
                <w:rFonts w:hint="eastAsia"/>
                <w:sz w:val="21"/>
                <w:szCs w:val="21"/>
              </w:rPr>
              <w:t>专业</w:t>
            </w:r>
          </w:p>
        </w:tc>
        <w:tc>
          <w:tcPr>
            <w:tcW w:w="2693" w:type="dxa"/>
            <w:tcBorders>
              <w:bottom w:val="single" w:sz="4" w:space="0" w:color="auto"/>
            </w:tcBorders>
          </w:tcPr>
          <w:p w:rsidR="00684A66" w:rsidRPr="00454C19" w:rsidRDefault="00684A66" w:rsidP="00684A66">
            <w:pPr>
              <w:rPr>
                <w:rFonts w:hint="eastAsia"/>
                <w:sz w:val="21"/>
                <w:szCs w:val="21"/>
              </w:rPr>
            </w:pPr>
            <w:r w:rsidRPr="00454C19">
              <w:rPr>
                <w:rFonts w:hint="eastAsia"/>
                <w:sz w:val="21"/>
                <w:szCs w:val="21"/>
              </w:rPr>
              <w:t>varchar(100)</w:t>
            </w:r>
          </w:p>
        </w:tc>
      </w:tr>
      <w:tr w:rsidR="00684A66" w:rsidTr="00B43C6E">
        <w:trPr>
          <w:trHeight w:val="340"/>
          <w:jc w:val="center"/>
        </w:trPr>
        <w:tc>
          <w:tcPr>
            <w:tcW w:w="2235" w:type="dxa"/>
          </w:tcPr>
          <w:p w:rsidR="00684A66" w:rsidRPr="00454C19" w:rsidRDefault="00684A66" w:rsidP="00684A66">
            <w:pPr>
              <w:rPr>
                <w:rFonts w:hint="eastAsia"/>
                <w:sz w:val="21"/>
                <w:szCs w:val="21"/>
              </w:rPr>
            </w:pPr>
            <w:r w:rsidRPr="00454C19">
              <w:rPr>
                <w:rFonts w:hint="eastAsia"/>
                <w:sz w:val="21"/>
                <w:szCs w:val="21"/>
              </w:rPr>
              <w:t>grade</w:t>
            </w:r>
          </w:p>
        </w:tc>
        <w:tc>
          <w:tcPr>
            <w:tcW w:w="3402" w:type="dxa"/>
          </w:tcPr>
          <w:p w:rsidR="00684A66" w:rsidRPr="00454C19" w:rsidRDefault="00684A66" w:rsidP="00684A66">
            <w:pPr>
              <w:rPr>
                <w:rFonts w:hint="eastAsia"/>
                <w:sz w:val="21"/>
                <w:szCs w:val="21"/>
              </w:rPr>
            </w:pPr>
            <w:r w:rsidRPr="00454C19">
              <w:rPr>
                <w:rFonts w:hint="eastAsia"/>
                <w:sz w:val="21"/>
                <w:szCs w:val="21"/>
              </w:rPr>
              <w:t>年级</w:t>
            </w:r>
          </w:p>
        </w:tc>
        <w:tc>
          <w:tcPr>
            <w:tcW w:w="2693" w:type="dxa"/>
          </w:tcPr>
          <w:p w:rsidR="00684A66" w:rsidRPr="00454C19" w:rsidRDefault="00684A66" w:rsidP="00684A66">
            <w:pPr>
              <w:rPr>
                <w:rFonts w:hint="eastAsia"/>
                <w:sz w:val="21"/>
                <w:szCs w:val="21"/>
              </w:rPr>
            </w:pPr>
            <w:r w:rsidRPr="00454C19">
              <w:rPr>
                <w:rFonts w:hint="eastAsia"/>
                <w:sz w:val="21"/>
                <w:szCs w:val="21"/>
              </w:rPr>
              <w:t>varchar(10)</w:t>
            </w:r>
          </w:p>
        </w:tc>
      </w:tr>
      <w:tr w:rsidR="00684A66" w:rsidTr="00B43C6E">
        <w:trPr>
          <w:trHeight w:val="340"/>
          <w:jc w:val="center"/>
        </w:trPr>
        <w:tc>
          <w:tcPr>
            <w:tcW w:w="2235" w:type="dxa"/>
          </w:tcPr>
          <w:p w:rsidR="00684A66" w:rsidRPr="00454C19" w:rsidRDefault="00684A66" w:rsidP="00684A66">
            <w:pPr>
              <w:rPr>
                <w:rFonts w:hint="eastAsia"/>
                <w:sz w:val="21"/>
                <w:szCs w:val="21"/>
              </w:rPr>
            </w:pPr>
            <w:r w:rsidRPr="00454C19">
              <w:rPr>
                <w:rFonts w:hint="eastAsia"/>
                <w:sz w:val="21"/>
                <w:szCs w:val="21"/>
              </w:rPr>
              <w:t>cardNo</w:t>
            </w:r>
          </w:p>
        </w:tc>
        <w:tc>
          <w:tcPr>
            <w:tcW w:w="3402" w:type="dxa"/>
          </w:tcPr>
          <w:p w:rsidR="00684A66" w:rsidRPr="00454C19" w:rsidRDefault="00684A66" w:rsidP="00684A66">
            <w:pPr>
              <w:rPr>
                <w:rFonts w:hint="eastAsia"/>
                <w:sz w:val="21"/>
                <w:szCs w:val="21"/>
              </w:rPr>
            </w:pPr>
            <w:r w:rsidRPr="00454C19">
              <w:rPr>
                <w:rFonts w:hint="eastAsia"/>
                <w:sz w:val="21"/>
                <w:szCs w:val="21"/>
              </w:rPr>
              <w:t>学生学号</w:t>
            </w:r>
          </w:p>
        </w:tc>
        <w:tc>
          <w:tcPr>
            <w:tcW w:w="2693" w:type="dxa"/>
          </w:tcPr>
          <w:p w:rsidR="00684A66" w:rsidRPr="00454C19" w:rsidRDefault="00684A66" w:rsidP="00684A66">
            <w:pPr>
              <w:rPr>
                <w:rFonts w:hint="eastAsia"/>
                <w:sz w:val="21"/>
                <w:szCs w:val="21"/>
              </w:rPr>
            </w:pPr>
            <w:r w:rsidRPr="00454C19">
              <w:rPr>
                <w:rFonts w:hint="eastAsia"/>
                <w:sz w:val="21"/>
                <w:szCs w:val="21"/>
              </w:rPr>
              <w:t>varchar(20)</w:t>
            </w:r>
          </w:p>
        </w:tc>
      </w:tr>
      <w:tr w:rsidR="00684A66" w:rsidTr="00B43C6E">
        <w:trPr>
          <w:trHeight w:val="340"/>
          <w:jc w:val="center"/>
        </w:trPr>
        <w:tc>
          <w:tcPr>
            <w:tcW w:w="2235" w:type="dxa"/>
            <w:tcBorders>
              <w:bottom w:val="single" w:sz="12" w:space="0" w:color="auto"/>
            </w:tcBorders>
          </w:tcPr>
          <w:p w:rsidR="00684A66" w:rsidRPr="00454C19" w:rsidRDefault="00684A66" w:rsidP="00684A66">
            <w:pPr>
              <w:rPr>
                <w:rFonts w:hint="eastAsia"/>
                <w:sz w:val="21"/>
                <w:szCs w:val="21"/>
              </w:rPr>
            </w:pPr>
            <w:r w:rsidRPr="00454C19">
              <w:rPr>
                <w:rFonts w:hint="eastAsia"/>
                <w:sz w:val="21"/>
                <w:szCs w:val="21"/>
              </w:rPr>
              <w:t>cardPass</w:t>
            </w:r>
          </w:p>
        </w:tc>
        <w:tc>
          <w:tcPr>
            <w:tcW w:w="3402" w:type="dxa"/>
            <w:tcBorders>
              <w:bottom w:val="single" w:sz="12" w:space="0" w:color="auto"/>
            </w:tcBorders>
          </w:tcPr>
          <w:p w:rsidR="00684A66" w:rsidRPr="00454C19" w:rsidRDefault="00684A66" w:rsidP="00684A66">
            <w:pPr>
              <w:rPr>
                <w:rFonts w:hint="eastAsia"/>
                <w:sz w:val="21"/>
                <w:szCs w:val="21"/>
              </w:rPr>
            </w:pPr>
            <w:r w:rsidRPr="00454C19">
              <w:rPr>
                <w:rFonts w:hint="eastAsia"/>
                <w:sz w:val="21"/>
                <w:szCs w:val="21"/>
              </w:rPr>
              <w:t>学号密码</w:t>
            </w:r>
          </w:p>
        </w:tc>
        <w:tc>
          <w:tcPr>
            <w:tcW w:w="2693" w:type="dxa"/>
            <w:tcBorders>
              <w:bottom w:val="single" w:sz="12" w:space="0" w:color="auto"/>
            </w:tcBorders>
          </w:tcPr>
          <w:p w:rsidR="00684A66" w:rsidRPr="00454C19" w:rsidRDefault="00684A66" w:rsidP="00684A66">
            <w:pPr>
              <w:rPr>
                <w:sz w:val="21"/>
                <w:szCs w:val="21"/>
              </w:rPr>
            </w:pPr>
            <w:r w:rsidRPr="00454C19">
              <w:rPr>
                <w:rFonts w:hint="eastAsia"/>
                <w:sz w:val="21"/>
                <w:szCs w:val="21"/>
              </w:rPr>
              <w:t>varchar(20)</w:t>
            </w:r>
          </w:p>
        </w:tc>
      </w:tr>
    </w:tbl>
    <w:p w:rsidR="002E5C20" w:rsidRDefault="002E5C20"/>
    <w:p w:rsidR="002E5C20" w:rsidRDefault="002E5C20"/>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4.2 </w:t>
      </w:r>
      <w:r w:rsidR="00820D0E">
        <w:rPr>
          <w:rFonts w:hint="eastAsia"/>
          <w:sz w:val="21"/>
          <w:szCs w:val="21"/>
        </w:rPr>
        <w:t>登录</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20D0E" w:rsidTr="003737B8">
        <w:trPr>
          <w:trHeight w:val="340"/>
          <w:jc w:val="center"/>
        </w:trPr>
        <w:tc>
          <w:tcPr>
            <w:tcW w:w="2235" w:type="dxa"/>
            <w:tcBorders>
              <w:top w:val="single" w:sz="12" w:space="0" w:color="auto"/>
            </w:tcBorders>
          </w:tcPr>
          <w:p w:rsidR="00820D0E" w:rsidRPr="00454C19" w:rsidRDefault="00820D0E" w:rsidP="00820D0E">
            <w:pPr>
              <w:rPr>
                <w:rFonts w:hint="eastAsia"/>
                <w:sz w:val="21"/>
                <w:szCs w:val="21"/>
              </w:rPr>
            </w:pPr>
            <w:r w:rsidRPr="00454C19">
              <w:rPr>
                <w:rFonts w:hint="eastAsia"/>
                <w:sz w:val="21"/>
                <w:szCs w:val="21"/>
              </w:rPr>
              <w:t>uniqueClientID</w:t>
            </w:r>
          </w:p>
        </w:tc>
        <w:tc>
          <w:tcPr>
            <w:tcW w:w="3402" w:type="dxa"/>
            <w:tcBorders>
              <w:top w:val="single" w:sz="12" w:space="0" w:color="auto"/>
            </w:tcBorders>
          </w:tcPr>
          <w:p w:rsidR="00820D0E" w:rsidRPr="00454C19" w:rsidRDefault="00820D0E" w:rsidP="00820D0E">
            <w:pPr>
              <w:rPr>
                <w:rFonts w:hint="eastAsia"/>
                <w:sz w:val="21"/>
                <w:szCs w:val="21"/>
              </w:rPr>
            </w:pPr>
            <w:r w:rsidRPr="00454C19">
              <w:rPr>
                <w:rFonts w:hint="eastAsia"/>
                <w:sz w:val="21"/>
                <w:szCs w:val="21"/>
              </w:rPr>
              <w:t>唯一编号</w:t>
            </w:r>
          </w:p>
        </w:tc>
        <w:tc>
          <w:tcPr>
            <w:tcW w:w="2693" w:type="dxa"/>
            <w:tcBorders>
              <w:top w:val="single" w:sz="12" w:space="0" w:color="auto"/>
            </w:tcBorders>
          </w:tcPr>
          <w:p w:rsidR="00820D0E" w:rsidRPr="00454C19" w:rsidRDefault="00820D0E" w:rsidP="00820D0E">
            <w:pPr>
              <w:rPr>
                <w:rFonts w:hint="eastAsia"/>
                <w:sz w:val="21"/>
                <w:szCs w:val="21"/>
              </w:rPr>
            </w:pPr>
            <w:r w:rsidRPr="00454C19">
              <w:rPr>
                <w:rFonts w:hint="eastAsia"/>
                <w:sz w:val="21"/>
                <w:szCs w:val="21"/>
              </w:rPr>
              <w:t>char(10)</w:t>
            </w:r>
          </w:p>
        </w:tc>
      </w:tr>
      <w:tr w:rsidR="00820D0E" w:rsidTr="003737B8">
        <w:trPr>
          <w:trHeight w:val="340"/>
          <w:jc w:val="center"/>
        </w:trPr>
        <w:tc>
          <w:tcPr>
            <w:tcW w:w="2235" w:type="dxa"/>
          </w:tcPr>
          <w:p w:rsidR="00820D0E" w:rsidRPr="00454C19" w:rsidRDefault="00820D0E" w:rsidP="00820D0E">
            <w:pPr>
              <w:rPr>
                <w:rFonts w:hint="eastAsia"/>
                <w:sz w:val="21"/>
                <w:szCs w:val="21"/>
              </w:rPr>
            </w:pPr>
            <w:r w:rsidRPr="00454C19">
              <w:rPr>
                <w:rFonts w:hint="eastAsia"/>
                <w:sz w:val="21"/>
                <w:szCs w:val="21"/>
              </w:rPr>
              <w:t>username</w:t>
            </w:r>
          </w:p>
        </w:tc>
        <w:tc>
          <w:tcPr>
            <w:tcW w:w="3402" w:type="dxa"/>
          </w:tcPr>
          <w:p w:rsidR="00820D0E" w:rsidRPr="00454C19" w:rsidRDefault="00820D0E" w:rsidP="00820D0E">
            <w:pPr>
              <w:rPr>
                <w:rFonts w:hint="eastAsia"/>
                <w:sz w:val="21"/>
                <w:szCs w:val="21"/>
              </w:rPr>
            </w:pPr>
            <w:r w:rsidRPr="00454C19">
              <w:rPr>
                <w:rFonts w:hint="eastAsia"/>
                <w:sz w:val="21"/>
                <w:szCs w:val="21"/>
              </w:rPr>
              <w:t>用户名</w:t>
            </w:r>
          </w:p>
        </w:tc>
        <w:tc>
          <w:tcPr>
            <w:tcW w:w="2693" w:type="dxa"/>
          </w:tcPr>
          <w:p w:rsidR="00820D0E" w:rsidRPr="00454C19" w:rsidRDefault="00820D0E" w:rsidP="00820D0E">
            <w:pPr>
              <w:rPr>
                <w:rFonts w:hint="eastAsia"/>
                <w:sz w:val="21"/>
                <w:szCs w:val="21"/>
              </w:rPr>
            </w:pPr>
            <w:r w:rsidRPr="00454C19">
              <w:rPr>
                <w:rFonts w:hint="eastAsia"/>
                <w:sz w:val="21"/>
                <w:szCs w:val="21"/>
              </w:rPr>
              <w:t>varchar(50)</w:t>
            </w:r>
          </w:p>
        </w:tc>
      </w:tr>
      <w:tr w:rsidR="00820D0E" w:rsidTr="003737B8">
        <w:trPr>
          <w:trHeight w:val="340"/>
          <w:jc w:val="center"/>
        </w:trPr>
        <w:tc>
          <w:tcPr>
            <w:tcW w:w="2235" w:type="dxa"/>
          </w:tcPr>
          <w:p w:rsidR="00820D0E" w:rsidRPr="00454C19" w:rsidRDefault="00820D0E" w:rsidP="00820D0E">
            <w:pPr>
              <w:rPr>
                <w:rFonts w:hint="eastAsia"/>
                <w:sz w:val="21"/>
                <w:szCs w:val="21"/>
              </w:rPr>
            </w:pPr>
            <w:r w:rsidRPr="00454C19">
              <w:rPr>
                <w:rFonts w:hint="eastAsia"/>
                <w:sz w:val="21"/>
                <w:szCs w:val="21"/>
              </w:rPr>
              <w:t>password</w:t>
            </w:r>
          </w:p>
        </w:tc>
        <w:tc>
          <w:tcPr>
            <w:tcW w:w="3402" w:type="dxa"/>
          </w:tcPr>
          <w:p w:rsidR="00820D0E" w:rsidRPr="00454C19" w:rsidRDefault="00820D0E" w:rsidP="00820D0E">
            <w:pPr>
              <w:rPr>
                <w:rFonts w:hint="eastAsia"/>
                <w:sz w:val="21"/>
                <w:szCs w:val="21"/>
              </w:rPr>
            </w:pPr>
            <w:r w:rsidRPr="00454C19">
              <w:rPr>
                <w:rFonts w:hint="eastAsia"/>
                <w:sz w:val="21"/>
                <w:szCs w:val="21"/>
              </w:rPr>
              <w:t>密码</w:t>
            </w:r>
          </w:p>
        </w:tc>
        <w:tc>
          <w:tcPr>
            <w:tcW w:w="2693" w:type="dxa"/>
          </w:tcPr>
          <w:p w:rsidR="00820D0E" w:rsidRPr="00454C19" w:rsidRDefault="00820D0E" w:rsidP="00820D0E">
            <w:pPr>
              <w:rPr>
                <w:rFonts w:hint="eastAsia"/>
                <w:sz w:val="21"/>
                <w:szCs w:val="21"/>
              </w:rPr>
            </w:pPr>
            <w:r w:rsidRPr="00454C19">
              <w:rPr>
                <w:rFonts w:hint="eastAsia"/>
                <w:sz w:val="21"/>
                <w:szCs w:val="21"/>
              </w:rPr>
              <w:t>varchar(50)</w:t>
            </w:r>
          </w:p>
        </w:tc>
      </w:tr>
      <w:tr w:rsidR="00820D0E" w:rsidTr="003737B8">
        <w:trPr>
          <w:trHeight w:val="340"/>
          <w:jc w:val="center"/>
        </w:trPr>
        <w:tc>
          <w:tcPr>
            <w:tcW w:w="2235" w:type="dxa"/>
          </w:tcPr>
          <w:p w:rsidR="00820D0E" w:rsidRPr="00454C19" w:rsidRDefault="00820D0E" w:rsidP="00820D0E">
            <w:pPr>
              <w:rPr>
                <w:rFonts w:hint="eastAsia"/>
                <w:sz w:val="21"/>
                <w:szCs w:val="21"/>
              </w:rPr>
            </w:pPr>
            <w:r w:rsidRPr="00454C19">
              <w:rPr>
                <w:rFonts w:hint="eastAsia"/>
                <w:sz w:val="21"/>
                <w:szCs w:val="21"/>
              </w:rPr>
              <w:t>registryDate</w:t>
            </w:r>
          </w:p>
        </w:tc>
        <w:tc>
          <w:tcPr>
            <w:tcW w:w="3402" w:type="dxa"/>
          </w:tcPr>
          <w:p w:rsidR="00820D0E" w:rsidRPr="00454C19" w:rsidRDefault="00820D0E" w:rsidP="00820D0E">
            <w:pPr>
              <w:rPr>
                <w:rFonts w:hint="eastAsia"/>
                <w:sz w:val="21"/>
                <w:szCs w:val="21"/>
              </w:rPr>
            </w:pPr>
            <w:r w:rsidRPr="00454C19">
              <w:rPr>
                <w:rFonts w:hint="eastAsia"/>
                <w:sz w:val="21"/>
                <w:szCs w:val="21"/>
              </w:rPr>
              <w:t>注册日期</w:t>
            </w:r>
          </w:p>
        </w:tc>
        <w:tc>
          <w:tcPr>
            <w:tcW w:w="2693" w:type="dxa"/>
          </w:tcPr>
          <w:p w:rsidR="00820D0E" w:rsidRPr="00454C19" w:rsidRDefault="00820D0E" w:rsidP="00820D0E">
            <w:pPr>
              <w:rPr>
                <w:rFonts w:hint="eastAsia"/>
                <w:sz w:val="21"/>
                <w:szCs w:val="21"/>
              </w:rPr>
            </w:pPr>
            <w:r w:rsidRPr="00454C19">
              <w:rPr>
                <w:rFonts w:hint="eastAsia"/>
                <w:sz w:val="21"/>
                <w:szCs w:val="21"/>
              </w:rPr>
              <w:t>datetime</w:t>
            </w:r>
          </w:p>
        </w:tc>
      </w:tr>
      <w:tr w:rsidR="00820D0E" w:rsidTr="003737B8">
        <w:trPr>
          <w:trHeight w:val="340"/>
          <w:jc w:val="center"/>
        </w:trPr>
        <w:tc>
          <w:tcPr>
            <w:tcW w:w="2235" w:type="dxa"/>
          </w:tcPr>
          <w:p w:rsidR="00820D0E" w:rsidRPr="00454C19" w:rsidRDefault="00820D0E" w:rsidP="00820D0E">
            <w:pPr>
              <w:rPr>
                <w:rFonts w:hint="eastAsia"/>
                <w:sz w:val="21"/>
                <w:szCs w:val="21"/>
              </w:rPr>
            </w:pPr>
            <w:r w:rsidRPr="00454C19">
              <w:rPr>
                <w:rFonts w:hint="eastAsia"/>
                <w:sz w:val="21"/>
                <w:szCs w:val="21"/>
              </w:rPr>
              <w:t>registryType</w:t>
            </w:r>
          </w:p>
        </w:tc>
        <w:tc>
          <w:tcPr>
            <w:tcW w:w="3402" w:type="dxa"/>
          </w:tcPr>
          <w:p w:rsidR="00820D0E" w:rsidRPr="00454C19" w:rsidRDefault="00820D0E" w:rsidP="00820D0E">
            <w:pPr>
              <w:rPr>
                <w:rFonts w:hint="eastAsia"/>
                <w:sz w:val="21"/>
                <w:szCs w:val="21"/>
              </w:rPr>
            </w:pPr>
            <w:r w:rsidRPr="00454C19">
              <w:rPr>
                <w:rFonts w:hint="eastAsia"/>
                <w:sz w:val="21"/>
                <w:szCs w:val="21"/>
              </w:rPr>
              <w:t>注册类型</w:t>
            </w:r>
          </w:p>
        </w:tc>
        <w:tc>
          <w:tcPr>
            <w:tcW w:w="2693" w:type="dxa"/>
          </w:tcPr>
          <w:p w:rsidR="00820D0E" w:rsidRPr="00454C19" w:rsidRDefault="00820D0E" w:rsidP="00820D0E">
            <w:pPr>
              <w:rPr>
                <w:rFonts w:hint="eastAsia"/>
                <w:sz w:val="21"/>
                <w:szCs w:val="21"/>
              </w:rPr>
            </w:pPr>
            <w:r w:rsidRPr="00454C19">
              <w:rPr>
                <w:rFonts w:hint="eastAsia"/>
                <w:sz w:val="21"/>
                <w:szCs w:val="21"/>
              </w:rPr>
              <w:t>char(1)</w:t>
            </w:r>
          </w:p>
        </w:tc>
      </w:tr>
    </w:tbl>
    <w:p w:rsidR="008415D1" w:rsidRDefault="008415D1">
      <w:pPr>
        <w:rPr>
          <w:sz w:val="21"/>
          <w:szCs w:val="21"/>
        </w:rPr>
      </w:pPr>
    </w:p>
    <w:p w:rsidR="003626CD" w:rsidRDefault="003626CD" w:rsidP="003626CD">
      <w:pPr>
        <w:spacing w:line="300" w:lineRule="auto"/>
        <w:jc w:val="center"/>
        <w:rPr>
          <w:sz w:val="21"/>
          <w:szCs w:val="21"/>
        </w:rPr>
      </w:pPr>
      <w:r>
        <w:rPr>
          <w:rFonts w:hint="eastAsia"/>
          <w:sz w:val="21"/>
          <w:szCs w:val="21"/>
        </w:rPr>
        <w:t>表</w:t>
      </w:r>
      <w:r>
        <w:rPr>
          <w:rFonts w:hint="eastAsia"/>
          <w:sz w:val="21"/>
          <w:szCs w:val="21"/>
        </w:rPr>
        <w:t xml:space="preserve">4.1 </w:t>
      </w:r>
      <w:r w:rsidR="0082020E">
        <w:rPr>
          <w:rFonts w:hint="eastAsia"/>
          <w:sz w:val="21"/>
          <w:szCs w:val="21"/>
        </w:rPr>
        <w:t>课程</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3626CD" w:rsidTr="00534DE0">
        <w:trPr>
          <w:trHeight w:val="397"/>
          <w:jc w:val="center"/>
        </w:trPr>
        <w:tc>
          <w:tcPr>
            <w:tcW w:w="2235" w:type="dxa"/>
            <w:tcBorders>
              <w:top w:val="single" w:sz="12" w:space="0" w:color="auto"/>
              <w:bottom w:val="single" w:sz="12" w:space="0" w:color="auto"/>
            </w:tcBorders>
            <w:vAlign w:val="center"/>
          </w:tcPr>
          <w:p w:rsidR="003626CD" w:rsidRDefault="003626CD" w:rsidP="00534DE0">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3626CD" w:rsidRDefault="003626CD" w:rsidP="00534DE0">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3626CD" w:rsidRDefault="003626CD" w:rsidP="00534DE0">
            <w:pPr>
              <w:rPr>
                <w:sz w:val="21"/>
                <w:szCs w:val="21"/>
              </w:rPr>
            </w:pPr>
            <w:r>
              <w:rPr>
                <w:rFonts w:hint="eastAsia"/>
                <w:sz w:val="21"/>
                <w:szCs w:val="21"/>
              </w:rPr>
              <w:t>说明</w:t>
            </w:r>
          </w:p>
        </w:tc>
      </w:tr>
      <w:tr w:rsidR="00024AC0" w:rsidTr="00C8563C">
        <w:trPr>
          <w:trHeight w:val="340"/>
          <w:jc w:val="center"/>
        </w:trPr>
        <w:tc>
          <w:tcPr>
            <w:tcW w:w="2235" w:type="dxa"/>
            <w:tcBorders>
              <w:top w:val="single" w:sz="12" w:space="0" w:color="auto"/>
            </w:tcBorders>
          </w:tcPr>
          <w:p w:rsidR="00024AC0" w:rsidRPr="00454C19" w:rsidRDefault="00024AC0" w:rsidP="00024AC0">
            <w:pPr>
              <w:rPr>
                <w:rFonts w:hint="eastAsia"/>
                <w:sz w:val="21"/>
                <w:szCs w:val="21"/>
              </w:rPr>
            </w:pPr>
            <w:r w:rsidRPr="00454C19">
              <w:rPr>
                <w:rFonts w:hint="eastAsia"/>
                <w:sz w:val="21"/>
                <w:szCs w:val="21"/>
              </w:rPr>
              <w:t>courseID</w:t>
            </w:r>
          </w:p>
        </w:tc>
        <w:tc>
          <w:tcPr>
            <w:tcW w:w="3402" w:type="dxa"/>
            <w:tcBorders>
              <w:top w:val="single" w:sz="12" w:space="0" w:color="auto"/>
            </w:tcBorders>
          </w:tcPr>
          <w:p w:rsidR="00024AC0" w:rsidRPr="00454C19" w:rsidRDefault="00024AC0" w:rsidP="00024AC0">
            <w:pPr>
              <w:rPr>
                <w:rFonts w:hint="eastAsia"/>
                <w:sz w:val="21"/>
                <w:szCs w:val="21"/>
              </w:rPr>
            </w:pPr>
            <w:r w:rsidRPr="00454C19">
              <w:rPr>
                <w:rFonts w:hint="eastAsia"/>
                <w:sz w:val="21"/>
                <w:szCs w:val="21"/>
              </w:rPr>
              <w:t>课程代号</w:t>
            </w:r>
          </w:p>
        </w:tc>
        <w:tc>
          <w:tcPr>
            <w:tcW w:w="2693" w:type="dxa"/>
            <w:tcBorders>
              <w:top w:val="single" w:sz="12" w:space="0" w:color="auto"/>
            </w:tcBorders>
          </w:tcPr>
          <w:p w:rsidR="00024AC0" w:rsidRPr="00454C19" w:rsidRDefault="00024AC0" w:rsidP="00024AC0">
            <w:pPr>
              <w:rPr>
                <w:rFonts w:hint="eastAsia"/>
                <w:sz w:val="21"/>
                <w:szCs w:val="21"/>
              </w:rPr>
            </w:pPr>
            <w:r w:rsidRPr="00454C19">
              <w:rPr>
                <w:rFonts w:hint="eastAsia"/>
                <w:sz w:val="21"/>
                <w:szCs w:val="21"/>
              </w:rPr>
              <w:t>char(10)</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courseName</w:t>
            </w:r>
          </w:p>
        </w:tc>
        <w:tc>
          <w:tcPr>
            <w:tcW w:w="3402" w:type="dxa"/>
          </w:tcPr>
          <w:p w:rsidR="00024AC0" w:rsidRPr="00454C19" w:rsidRDefault="00024AC0" w:rsidP="00024AC0">
            <w:pPr>
              <w:rPr>
                <w:rFonts w:hint="eastAsia"/>
                <w:sz w:val="21"/>
                <w:szCs w:val="21"/>
              </w:rPr>
            </w:pPr>
            <w:r w:rsidRPr="00454C19">
              <w:rPr>
                <w:rFonts w:hint="eastAsia"/>
                <w:sz w:val="21"/>
                <w:szCs w:val="21"/>
              </w:rPr>
              <w:t>课程名称</w:t>
            </w:r>
          </w:p>
        </w:tc>
        <w:tc>
          <w:tcPr>
            <w:tcW w:w="2693" w:type="dxa"/>
          </w:tcPr>
          <w:p w:rsidR="00024AC0" w:rsidRPr="00454C19" w:rsidRDefault="00024AC0" w:rsidP="00024AC0">
            <w:pPr>
              <w:rPr>
                <w:rFonts w:hint="eastAsia"/>
                <w:sz w:val="21"/>
                <w:szCs w:val="21"/>
              </w:rPr>
            </w:pPr>
            <w:r w:rsidRPr="00454C19">
              <w:rPr>
                <w:rFonts w:hint="eastAsia"/>
                <w:sz w:val="21"/>
                <w:szCs w:val="21"/>
              </w:rPr>
              <w:t>varchar(100)</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courseTeacher</w:t>
            </w:r>
          </w:p>
        </w:tc>
        <w:tc>
          <w:tcPr>
            <w:tcW w:w="3402" w:type="dxa"/>
          </w:tcPr>
          <w:p w:rsidR="00024AC0" w:rsidRPr="00454C19" w:rsidRDefault="00024AC0" w:rsidP="00024AC0">
            <w:pPr>
              <w:rPr>
                <w:rFonts w:hint="eastAsia"/>
                <w:sz w:val="21"/>
                <w:szCs w:val="21"/>
              </w:rPr>
            </w:pPr>
            <w:r w:rsidRPr="00454C19">
              <w:rPr>
                <w:rFonts w:hint="eastAsia"/>
                <w:sz w:val="21"/>
                <w:szCs w:val="21"/>
              </w:rPr>
              <w:t>代课老师</w:t>
            </w:r>
          </w:p>
        </w:tc>
        <w:tc>
          <w:tcPr>
            <w:tcW w:w="2693" w:type="dxa"/>
          </w:tcPr>
          <w:p w:rsidR="00024AC0" w:rsidRPr="00454C19" w:rsidRDefault="00024AC0" w:rsidP="00024AC0">
            <w:pPr>
              <w:rPr>
                <w:rFonts w:hint="eastAsia"/>
                <w:sz w:val="21"/>
                <w:szCs w:val="21"/>
              </w:rPr>
            </w:pPr>
            <w:r w:rsidRPr="00454C19">
              <w:rPr>
                <w:rFonts w:hint="eastAsia"/>
                <w:sz w:val="21"/>
                <w:szCs w:val="21"/>
              </w:rPr>
              <w:t>char(10)</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publishDate</w:t>
            </w:r>
          </w:p>
        </w:tc>
        <w:tc>
          <w:tcPr>
            <w:tcW w:w="3402" w:type="dxa"/>
          </w:tcPr>
          <w:p w:rsidR="00024AC0" w:rsidRPr="00454C19" w:rsidRDefault="00024AC0" w:rsidP="00024AC0">
            <w:pPr>
              <w:rPr>
                <w:rFonts w:hint="eastAsia"/>
                <w:sz w:val="21"/>
                <w:szCs w:val="21"/>
              </w:rPr>
            </w:pPr>
            <w:r w:rsidRPr="00454C19">
              <w:rPr>
                <w:rFonts w:hint="eastAsia"/>
                <w:sz w:val="21"/>
                <w:szCs w:val="21"/>
              </w:rPr>
              <w:t>发布日期</w:t>
            </w:r>
          </w:p>
        </w:tc>
        <w:tc>
          <w:tcPr>
            <w:tcW w:w="2693" w:type="dxa"/>
          </w:tcPr>
          <w:p w:rsidR="00024AC0" w:rsidRPr="00454C19" w:rsidRDefault="00024AC0" w:rsidP="00024AC0">
            <w:pPr>
              <w:rPr>
                <w:rFonts w:hint="eastAsia"/>
                <w:sz w:val="21"/>
                <w:szCs w:val="21"/>
              </w:rPr>
            </w:pPr>
            <w:r w:rsidRPr="00454C19">
              <w:rPr>
                <w:rFonts w:hint="eastAsia"/>
                <w:sz w:val="21"/>
                <w:szCs w:val="21"/>
              </w:rPr>
              <w:t>date</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startDate</w:t>
            </w:r>
          </w:p>
        </w:tc>
        <w:tc>
          <w:tcPr>
            <w:tcW w:w="3402" w:type="dxa"/>
          </w:tcPr>
          <w:p w:rsidR="00024AC0" w:rsidRPr="00454C19" w:rsidRDefault="00024AC0" w:rsidP="00024AC0">
            <w:pPr>
              <w:rPr>
                <w:rFonts w:hint="eastAsia"/>
                <w:sz w:val="21"/>
                <w:szCs w:val="21"/>
              </w:rPr>
            </w:pPr>
            <w:r w:rsidRPr="00454C19">
              <w:rPr>
                <w:rFonts w:hint="eastAsia"/>
                <w:sz w:val="21"/>
                <w:szCs w:val="21"/>
              </w:rPr>
              <w:t>开始日期</w:t>
            </w:r>
          </w:p>
        </w:tc>
        <w:tc>
          <w:tcPr>
            <w:tcW w:w="2693" w:type="dxa"/>
          </w:tcPr>
          <w:p w:rsidR="00024AC0" w:rsidRPr="00454C19" w:rsidRDefault="00024AC0" w:rsidP="00024AC0">
            <w:pPr>
              <w:rPr>
                <w:rFonts w:hint="eastAsia"/>
                <w:sz w:val="21"/>
                <w:szCs w:val="21"/>
              </w:rPr>
            </w:pPr>
            <w:r w:rsidRPr="00454C19">
              <w:rPr>
                <w:rFonts w:hint="eastAsia"/>
                <w:sz w:val="21"/>
                <w:szCs w:val="21"/>
              </w:rPr>
              <w:t>date</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endDate</w:t>
            </w:r>
          </w:p>
        </w:tc>
        <w:tc>
          <w:tcPr>
            <w:tcW w:w="3402" w:type="dxa"/>
          </w:tcPr>
          <w:p w:rsidR="00024AC0" w:rsidRPr="00454C19" w:rsidRDefault="00024AC0" w:rsidP="00024AC0">
            <w:pPr>
              <w:rPr>
                <w:rFonts w:hint="eastAsia"/>
                <w:sz w:val="21"/>
                <w:szCs w:val="21"/>
              </w:rPr>
            </w:pPr>
            <w:r w:rsidRPr="00454C19">
              <w:rPr>
                <w:rFonts w:hint="eastAsia"/>
                <w:sz w:val="21"/>
                <w:szCs w:val="21"/>
              </w:rPr>
              <w:t>结束日期</w:t>
            </w:r>
          </w:p>
        </w:tc>
        <w:tc>
          <w:tcPr>
            <w:tcW w:w="2693" w:type="dxa"/>
          </w:tcPr>
          <w:p w:rsidR="00024AC0" w:rsidRPr="00454C19" w:rsidRDefault="00024AC0" w:rsidP="00024AC0">
            <w:pPr>
              <w:rPr>
                <w:rFonts w:hint="eastAsia"/>
                <w:sz w:val="21"/>
                <w:szCs w:val="21"/>
              </w:rPr>
            </w:pPr>
            <w:r w:rsidRPr="00454C19">
              <w:rPr>
                <w:rFonts w:hint="eastAsia"/>
                <w:sz w:val="21"/>
                <w:szCs w:val="21"/>
              </w:rPr>
              <w:t>date</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venue</w:t>
            </w:r>
          </w:p>
        </w:tc>
        <w:tc>
          <w:tcPr>
            <w:tcW w:w="3402" w:type="dxa"/>
          </w:tcPr>
          <w:p w:rsidR="00024AC0" w:rsidRPr="00454C19" w:rsidRDefault="00024AC0" w:rsidP="00024AC0">
            <w:pPr>
              <w:rPr>
                <w:rFonts w:hint="eastAsia"/>
                <w:sz w:val="21"/>
                <w:szCs w:val="21"/>
              </w:rPr>
            </w:pPr>
            <w:r w:rsidRPr="00454C19">
              <w:rPr>
                <w:rFonts w:hint="eastAsia"/>
                <w:sz w:val="21"/>
                <w:szCs w:val="21"/>
              </w:rPr>
              <w:t>上课地点</w:t>
            </w:r>
          </w:p>
        </w:tc>
        <w:tc>
          <w:tcPr>
            <w:tcW w:w="2693" w:type="dxa"/>
          </w:tcPr>
          <w:p w:rsidR="00024AC0" w:rsidRPr="00454C19" w:rsidRDefault="00024AC0" w:rsidP="00024AC0">
            <w:pPr>
              <w:rPr>
                <w:rFonts w:hint="eastAsia"/>
                <w:sz w:val="21"/>
                <w:szCs w:val="21"/>
              </w:rPr>
            </w:pPr>
            <w:r w:rsidRPr="00454C19">
              <w:rPr>
                <w:rFonts w:hint="eastAsia"/>
                <w:sz w:val="21"/>
                <w:szCs w:val="21"/>
              </w:rPr>
              <w:t>varchar(60)</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period</w:t>
            </w:r>
          </w:p>
        </w:tc>
        <w:tc>
          <w:tcPr>
            <w:tcW w:w="3402" w:type="dxa"/>
          </w:tcPr>
          <w:p w:rsidR="00024AC0" w:rsidRPr="00454C19" w:rsidRDefault="00024AC0" w:rsidP="00024AC0">
            <w:pPr>
              <w:rPr>
                <w:rFonts w:hint="eastAsia"/>
                <w:sz w:val="21"/>
                <w:szCs w:val="21"/>
              </w:rPr>
            </w:pPr>
            <w:r w:rsidRPr="00454C19">
              <w:rPr>
                <w:rFonts w:hint="eastAsia"/>
                <w:sz w:val="21"/>
                <w:szCs w:val="21"/>
              </w:rPr>
              <w:t>上课时间</w:t>
            </w:r>
          </w:p>
        </w:tc>
        <w:tc>
          <w:tcPr>
            <w:tcW w:w="2693" w:type="dxa"/>
          </w:tcPr>
          <w:p w:rsidR="00024AC0" w:rsidRPr="00454C19" w:rsidRDefault="00024AC0" w:rsidP="00024AC0">
            <w:pPr>
              <w:rPr>
                <w:rFonts w:hint="eastAsia"/>
                <w:sz w:val="21"/>
                <w:szCs w:val="21"/>
              </w:rPr>
            </w:pPr>
            <w:r w:rsidRPr="00454C19">
              <w:rPr>
                <w:rFonts w:hint="eastAsia"/>
                <w:sz w:val="21"/>
                <w:szCs w:val="21"/>
              </w:rPr>
              <w:t>varchar(50)</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examDate</w:t>
            </w:r>
          </w:p>
        </w:tc>
        <w:tc>
          <w:tcPr>
            <w:tcW w:w="3402" w:type="dxa"/>
          </w:tcPr>
          <w:p w:rsidR="00024AC0" w:rsidRPr="00454C19" w:rsidRDefault="00024AC0" w:rsidP="00024AC0">
            <w:pPr>
              <w:rPr>
                <w:rFonts w:hint="eastAsia"/>
                <w:sz w:val="21"/>
                <w:szCs w:val="21"/>
              </w:rPr>
            </w:pPr>
            <w:r w:rsidRPr="00454C19">
              <w:rPr>
                <w:rFonts w:hint="eastAsia"/>
                <w:sz w:val="21"/>
                <w:szCs w:val="21"/>
              </w:rPr>
              <w:t>考试时间</w:t>
            </w:r>
          </w:p>
        </w:tc>
        <w:tc>
          <w:tcPr>
            <w:tcW w:w="2693" w:type="dxa"/>
          </w:tcPr>
          <w:p w:rsidR="00024AC0" w:rsidRPr="00454C19" w:rsidRDefault="00024AC0" w:rsidP="00024AC0">
            <w:pPr>
              <w:rPr>
                <w:rFonts w:hint="eastAsia"/>
                <w:sz w:val="21"/>
                <w:szCs w:val="21"/>
              </w:rPr>
            </w:pPr>
            <w:r w:rsidRPr="00454C19">
              <w:rPr>
                <w:rFonts w:hint="eastAsia"/>
                <w:sz w:val="21"/>
                <w:szCs w:val="21"/>
              </w:rPr>
              <w:t>datetime</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examDuration</w:t>
            </w:r>
          </w:p>
        </w:tc>
        <w:tc>
          <w:tcPr>
            <w:tcW w:w="3402" w:type="dxa"/>
          </w:tcPr>
          <w:p w:rsidR="00024AC0" w:rsidRPr="00454C19" w:rsidRDefault="00024AC0" w:rsidP="00024AC0">
            <w:pPr>
              <w:rPr>
                <w:rFonts w:hint="eastAsia"/>
                <w:sz w:val="21"/>
                <w:szCs w:val="21"/>
              </w:rPr>
            </w:pPr>
            <w:r w:rsidRPr="00454C19">
              <w:rPr>
                <w:rFonts w:hint="eastAsia"/>
                <w:sz w:val="21"/>
                <w:szCs w:val="21"/>
              </w:rPr>
              <w:t>考试时长</w:t>
            </w:r>
          </w:p>
        </w:tc>
        <w:tc>
          <w:tcPr>
            <w:tcW w:w="2693" w:type="dxa"/>
          </w:tcPr>
          <w:p w:rsidR="00024AC0" w:rsidRPr="00454C19" w:rsidRDefault="00024AC0" w:rsidP="00024AC0">
            <w:pPr>
              <w:rPr>
                <w:rFonts w:hint="eastAsia"/>
                <w:sz w:val="21"/>
                <w:szCs w:val="21"/>
              </w:rPr>
            </w:pPr>
            <w:r w:rsidRPr="00454C19">
              <w:rPr>
                <w:rFonts w:hint="eastAsia"/>
                <w:sz w:val="21"/>
                <w:szCs w:val="21"/>
              </w:rPr>
              <w:t>digit(2)</w:t>
            </w:r>
          </w:p>
        </w:tc>
      </w:tr>
      <w:tr w:rsidR="00024AC0" w:rsidTr="00C8563C">
        <w:trPr>
          <w:trHeight w:val="340"/>
          <w:jc w:val="center"/>
        </w:trPr>
        <w:tc>
          <w:tcPr>
            <w:tcW w:w="2235" w:type="dxa"/>
            <w:tcBorders>
              <w:bottom w:val="single" w:sz="4" w:space="0" w:color="auto"/>
            </w:tcBorders>
          </w:tcPr>
          <w:p w:rsidR="00024AC0" w:rsidRPr="00454C19" w:rsidRDefault="00024AC0" w:rsidP="00024AC0">
            <w:pPr>
              <w:rPr>
                <w:rFonts w:hint="eastAsia"/>
                <w:sz w:val="21"/>
                <w:szCs w:val="21"/>
              </w:rPr>
            </w:pPr>
            <w:r w:rsidRPr="00454C19">
              <w:rPr>
                <w:rFonts w:hint="eastAsia"/>
                <w:sz w:val="21"/>
                <w:szCs w:val="21"/>
              </w:rPr>
              <w:t>examVenue</w:t>
            </w:r>
          </w:p>
        </w:tc>
        <w:tc>
          <w:tcPr>
            <w:tcW w:w="3402" w:type="dxa"/>
            <w:tcBorders>
              <w:bottom w:val="single" w:sz="4" w:space="0" w:color="auto"/>
            </w:tcBorders>
          </w:tcPr>
          <w:p w:rsidR="00024AC0" w:rsidRPr="00454C19" w:rsidRDefault="00024AC0" w:rsidP="00024AC0">
            <w:pPr>
              <w:rPr>
                <w:rFonts w:hint="eastAsia"/>
                <w:sz w:val="21"/>
                <w:szCs w:val="21"/>
              </w:rPr>
            </w:pPr>
            <w:r w:rsidRPr="00454C19">
              <w:rPr>
                <w:rFonts w:hint="eastAsia"/>
                <w:sz w:val="21"/>
                <w:szCs w:val="21"/>
              </w:rPr>
              <w:t>考试地点</w:t>
            </w:r>
          </w:p>
        </w:tc>
        <w:tc>
          <w:tcPr>
            <w:tcW w:w="2693" w:type="dxa"/>
            <w:tcBorders>
              <w:bottom w:val="single" w:sz="4" w:space="0" w:color="auto"/>
            </w:tcBorders>
          </w:tcPr>
          <w:p w:rsidR="00024AC0" w:rsidRPr="00454C19" w:rsidRDefault="00024AC0" w:rsidP="00024AC0">
            <w:pPr>
              <w:rPr>
                <w:rFonts w:hint="eastAsia"/>
                <w:sz w:val="21"/>
                <w:szCs w:val="21"/>
              </w:rPr>
            </w:pPr>
            <w:r w:rsidRPr="00454C19">
              <w:rPr>
                <w:rFonts w:hint="eastAsia"/>
                <w:sz w:val="21"/>
                <w:szCs w:val="21"/>
              </w:rPr>
              <w:t>varchar(35)</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examID</w:t>
            </w:r>
          </w:p>
        </w:tc>
        <w:tc>
          <w:tcPr>
            <w:tcW w:w="3402" w:type="dxa"/>
          </w:tcPr>
          <w:p w:rsidR="00024AC0" w:rsidRPr="00454C19" w:rsidRDefault="00024AC0" w:rsidP="00024AC0">
            <w:pPr>
              <w:rPr>
                <w:rFonts w:hint="eastAsia"/>
                <w:sz w:val="21"/>
                <w:szCs w:val="21"/>
              </w:rPr>
            </w:pPr>
            <w:r w:rsidRPr="00454C19">
              <w:rPr>
                <w:rFonts w:hint="eastAsia"/>
                <w:sz w:val="21"/>
                <w:szCs w:val="21"/>
              </w:rPr>
              <w:t>考试信息代号</w:t>
            </w:r>
          </w:p>
        </w:tc>
        <w:tc>
          <w:tcPr>
            <w:tcW w:w="2693" w:type="dxa"/>
          </w:tcPr>
          <w:p w:rsidR="00024AC0" w:rsidRPr="00454C19" w:rsidRDefault="00024AC0" w:rsidP="00024AC0">
            <w:pPr>
              <w:rPr>
                <w:rFonts w:hint="eastAsia"/>
                <w:sz w:val="21"/>
                <w:szCs w:val="21"/>
              </w:rPr>
            </w:pPr>
            <w:r w:rsidRPr="00454C19">
              <w:rPr>
                <w:rFonts w:hint="eastAsia"/>
                <w:sz w:val="21"/>
                <w:szCs w:val="21"/>
              </w:rPr>
              <w:t>char(10)</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chosen</w:t>
            </w:r>
          </w:p>
        </w:tc>
        <w:tc>
          <w:tcPr>
            <w:tcW w:w="3402" w:type="dxa"/>
          </w:tcPr>
          <w:p w:rsidR="00024AC0" w:rsidRPr="00454C19" w:rsidRDefault="00024AC0" w:rsidP="00024AC0">
            <w:pPr>
              <w:rPr>
                <w:rFonts w:hint="eastAsia"/>
                <w:sz w:val="21"/>
                <w:szCs w:val="21"/>
              </w:rPr>
            </w:pPr>
            <w:r w:rsidRPr="00454C19">
              <w:rPr>
                <w:rFonts w:hint="eastAsia"/>
                <w:sz w:val="21"/>
                <w:szCs w:val="21"/>
              </w:rPr>
              <w:t>历史选课人数</w:t>
            </w:r>
          </w:p>
        </w:tc>
        <w:tc>
          <w:tcPr>
            <w:tcW w:w="2693" w:type="dxa"/>
          </w:tcPr>
          <w:p w:rsidR="00024AC0" w:rsidRPr="00454C19" w:rsidRDefault="00024AC0" w:rsidP="00024AC0">
            <w:pPr>
              <w:rPr>
                <w:rFonts w:hint="eastAsia"/>
                <w:sz w:val="21"/>
                <w:szCs w:val="21"/>
              </w:rPr>
            </w:pPr>
            <w:r w:rsidRPr="00454C19">
              <w:rPr>
                <w:rFonts w:hint="eastAsia"/>
                <w:sz w:val="21"/>
                <w:szCs w:val="21"/>
              </w:rPr>
              <w:t>int</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lastRenderedPageBreak/>
              <w:t>collected</w:t>
            </w:r>
          </w:p>
        </w:tc>
        <w:tc>
          <w:tcPr>
            <w:tcW w:w="3402" w:type="dxa"/>
          </w:tcPr>
          <w:p w:rsidR="00024AC0" w:rsidRPr="00454C19" w:rsidRDefault="00024AC0" w:rsidP="00024AC0">
            <w:pPr>
              <w:rPr>
                <w:rFonts w:hint="eastAsia"/>
                <w:sz w:val="21"/>
                <w:szCs w:val="21"/>
              </w:rPr>
            </w:pPr>
            <w:r w:rsidRPr="00454C19">
              <w:rPr>
                <w:rFonts w:hint="eastAsia"/>
                <w:sz w:val="21"/>
                <w:szCs w:val="21"/>
              </w:rPr>
              <w:t>被收藏次数</w:t>
            </w:r>
          </w:p>
        </w:tc>
        <w:tc>
          <w:tcPr>
            <w:tcW w:w="2693" w:type="dxa"/>
          </w:tcPr>
          <w:p w:rsidR="00024AC0" w:rsidRPr="00454C19" w:rsidRDefault="00024AC0" w:rsidP="00024AC0">
            <w:pPr>
              <w:rPr>
                <w:rFonts w:hint="eastAsia"/>
                <w:sz w:val="21"/>
                <w:szCs w:val="21"/>
              </w:rPr>
            </w:pPr>
            <w:r w:rsidRPr="00454C19">
              <w:rPr>
                <w:rFonts w:hint="eastAsia"/>
                <w:sz w:val="21"/>
                <w:szCs w:val="21"/>
              </w:rPr>
              <w:t>int</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courseInfo</w:t>
            </w:r>
          </w:p>
        </w:tc>
        <w:tc>
          <w:tcPr>
            <w:tcW w:w="3402" w:type="dxa"/>
          </w:tcPr>
          <w:p w:rsidR="00024AC0" w:rsidRPr="00454C19" w:rsidRDefault="00024AC0" w:rsidP="00024AC0">
            <w:pPr>
              <w:rPr>
                <w:rFonts w:hint="eastAsia"/>
                <w:sz w:val="21"/>
                <w:szCs w:val="21"/>
              </w:rPr>
            </w:pPr>
            <w:r w:rsidRPr="00454C19">
              <w:rPr>
                <w:rFonts w:hint="eastAsia"/>
                <w:sz w:val="21"/>
                <w:szCs w:val="21"/>
              </w:rPr>
              <w:t>课程介绍</w:t>
            </w:r>
          </w:p>
        </w:tc>
        <w:tc>
          <w:tcPr>
            <w:tcW w:w="2693" w:type="dxa"/>
          </w:tcPr>
          <w:p w:rsidR="00024AC0" w:rsidRPr="00454C19" w:rsidRDefault="00024AC0" w:rsidP="00024AC0">
            <w:pPr>
              <w:rPr>
                <w:rFonts w:hint="eastAsia"/>
                <w:sz w:val="21"/>
                <w:szCs w:val="21"/>
              </w:rPr>
            </w:pPr>
            <w:r w:rsidRPr="00454C19">
              <w:rPr>
                <w:rFonts w:hint="eastAsia"/>
                <w:sz w:val="21"/>
                <w:szCs w:val="21"/>
              </w:rPr>
              <w:t>varchar(255)</w:t>
            </w:r>
          </w:p>
        </w:tc>
      </w:tr>
      <w:tr w:rsidR="00024AC0" w:rsidTr="00C8563C">
        <w:trPr>
          <w:trHeight w:val="340"/>
          <w:jc w:val="center"/>
        </w:trPr>
        <w:tc>
          <w:tcPr>
            <w:tcW w:w="2235" w:type="dxa"/>
          </w:tcPr>
          <w:p w:rsidR="00024AC0" w:rsidRPr="00454C19" w:rsidRDefault="00024AC0" w:rsidP="00024AC0">
            <w:pPr>
              <w:rPr>
                <w:rFonts w:hint="eastAsia"/>
                <w:sz w:val="21"/>
                <w:szCs w:val="21"/>
              </w:rPr>
            </w:pPr>
            <w:r w:rsidRPr="00454C19">
              <w:rPr>
                <w:rFonts w:hint="eastAsia"/>
                <w:sz w:val="21"/>
                <w:szCs w:val="21"/>
              </w:rPr>
              <w:t>detailInfo</w:t>
            </w:r>
          </w:p>
        </w:tc>
        <w:tc>
          <w:tcPr>
            <w:tcW w:w="3402" w:type="dxa"/>
          </w:tcPr>
          <w:p w:rsidR="00024AC0" w:rsidRPr="00454C19" w:rsidRDefault="00024AC0" w:rsidP="00024AC0">
            <w:pPr>
              <w:rPr>
                <w:rFonts w:hint="eastAsia"/>
                <w:sz w:val="21"/>
                <w:szCs w:val="21"/>
              </w:rPr>
            </w:pPr>
            <w:r w:rsidRPr="00454C19">
              <w:rPr>
                <w:rFonts w:hint="eastAsia"/>
                <w:sz w:val="21"/>
                <w:szCs w:val="21"/>
              </w:rPr>
              <w:t>详细课程介绍</w:t>
            </w:r>
          </w:p>
        </w:tc>
        <w:tc>
          <w:tcPr>
            <w:tcW w:w="2693" w:type="dxa"/>
          </w:tcPr>
          <w:p w:rsidR="00024AC0" w:rsidRPr="00454C19" w:rsidRDefault="00024AC0" w:rsidP="00024AC0">
            <w:pPr>
              <w:rPr>
                <w:rFonts w:hint="eastAsia"/>
                <w:sz w:val="21"/>
                <w:szCs w:val="21"/>
              </w:rPr>
            </w:pPr>
            <w:r w:rsidRPr="00454C19">
              <w:rPr>
                <w:rFonts w:hint="eastAsia"/>
                <w:sz w:val="21"/>
                <w:szCs w:val="21"/>
              </w:rPr>
              <w:t>varchar(2048)</w:t>
            </w:r>
          </w:p>
        </w:tc>
      </w:tr>
      <w:tr w:rsidR="00024AC0" w:rsidTr="00C8563C">
        <w:trPr>
          <w:trHeight w:val="340"/>
          <w:jc w:val="center"/>
        </w:trPr>
        <w:tc>
          <w:tcPr>
            <w:tcW w:w="2235" w:type="dxa"/>
            <w:tcBorders>
              <w:bottom w:val="single" w:sz="12" w:space="0" w:color="auto"/>
            </w:tcBorders>
          </w:tcPr>
          <w:p w:rsidR="00024AC0" w:rsidRPr="00454C19" w:rsidRDefault="00024AC0" w:rsidP="00024AC0">
            <w:pPr>
              <w:rPr>
                <w:rFonts w:hint="eastAsia"/>
                <w:sz w:val="21"/>
                <w:szCs w:val="21"/>
              </w:rPr>
            </w:pPr>
            <w:r w:rsidRPr="00454C19">
              <w:rPr>
                <w:rFonts w:hint="eastAsia"/>
                <w:sz w:val="21"/>
                <w:szCs w:val="21"/>
              </w:rPr>
              <w:t>subTag</w:t>
            </w:r>
          </w:p>
        </w:tc>
        <w:tc>
          <w:tcPr>
            <w:tcW w:w="3402" w:type="dxa"/>
            <w:tcBorders>
              <w:bottom w:val="single" w:sz="12" w:space="0" w:color="auto"/>
            </w:tcBorders>
          </w:tcPr>
          <w:p w:rsidR="00024AC0" w:rsidRPr="00454C19" w:rsidRDefault="00024AC0" w:rsidP="00024AC0">
            <w:pPr>
              <w:rPr>
                <w:rFonts w:hint="eastAsia"/>
                <w:sz w:val="21"/>
                <w:szCs w:val="21"/>
              </w:rPr>
            </w:pPr>
            <w:r w:rsidRPr="00454C19">
              <w:rPr>
                <w:rFonts w:hint="eastAsia"/>
                <w:sz w:val="21"/>
                <w:szCs w:val="21"/>
              </w:rPr>
              <w:t>二级学科名称</w:t>
            </w:r>
          </w:p>
        </w:tc>
        <w:tc>
          <w:tcPr>
            <w:tcW w:w="2693" w:type="dxa"/>
            <w:tcBorders>
              <w:bottom w:val="single" w:sz="12" w:space="0" w:color="auto"/>
            </w:tcBorders>
          </w:tcPr>
          <w:p w:rsidR="00024AC0" w:rsidRPr="00454C19" w:rsidRDefault="00024AC0" w:rsidP="00024AC0">
            <w:pPr>
              <w:rPr>
                <w:sz w:val="21"/>
                <w:szCs w:val="21"/>
              </w:rPr>
            </w:pPr>
            <w:r w:rsidRPr="00454C19">
              <w:rPr>
                <w:rFonts w:hint="eastAsia"/>
                <w:sz w:val="21"/>
                <w:szCs w:val="21"/>
              </w:rPr>
              <w:t>varchar(50)</w:t>
            </w:r>
          </w:p>
        </w:tc>
      </w:tr>
    </w:tbl>
    <w:p w:rsidR="003626CD" w:rsidRDefault="003626CD">
      <w:pPr>
        <w:rPr>
          <w:sz w:val="21"/>
          <w:szCs w:val="21"/>
        </w:rPr>
      </w:pPr>
    </w:p>
    <w:p w:rsidR="003626CD" w:rsidRDefault="003626CD">
      <w:pPr>
        <w:rPr>
          <w:sz w:val="21"/>
          <w:szCs w:val="21"/>
        </w:rPr>
      </w:pPr>
    </w:p>
    <w:p w:rsidR="003626CD" w:rsidRDefault="003626CD">
      <w:pPr>
        <w:rPr>
          <w:sz w:val="21"/>
          <w:szCs w:val="21"/>
        </w:rPr>
      </w:pPr>
    </w:p>
    <w:p w:rsidR="003626CD" w:rsidRDefault="003626CD">
      <w:pPr>
        <w:rPr>
          <w:sz w:val="21"/>
          <w:szCs w:val="21"/>
        </w:rPr>
      </w:pPr>
    </w:p>
    <w:p w:rsidR="009B1E18" w:rsidRDefault="009B1E18" w:rsidP="009B1E18">
      <w:pPr>
        <w:spacing w:line="300" w:lineRule="auto"/>
        <w:jc w:val="center"/>
        <w:rPr>
          <w:sz w:val="21"/>
          <w:szCs w:val="21"/>
        </w:rPr>
      </w:pPr>
      <w:r>
        <w:rPr>
          <w:rFonts w:hint="eastAsia"/>
          <w:sz w:val="21"/>
          <w:szCs w:val="21"/>
        </w:rPr>
        <w:t>表</w:t>
      </w:r>
      <w:r>
        <w:rPr>
          <w:rFonts w:hint="eastAsia"/>
          <w:sz w:val="21"/>
          <w:szCs w:val="21"/>
        </w:rPr>
        <w:t xml:space="preserve">4.1 </w:t>
      </w:r>
      <w:r w:rsidR="0082020E">
        <w:rPr>
          <w:rFonts w:hint="eastAsia"/>
          <w:sz w:val="21"/>
          <w:szCs w:val="21"/>
        </w:rPr>
        <w:t>XXXX</w:t>
      </w:r>
      <w:r>
        <w:rPr>
          <w:rFonts w:hint="eastAsia"/>
          <w:sz w:val="21"/>
          <w:szCs w:val="21"/>
        </w:rPr>
        <w:t>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9B1E18" w:rsidTr="00534DE0">
        <w:trPr>
          <w:trHeight w:val="397"/>
          <w:jc w:val="center"/>
        </w:trPr>
        <w:tc>
          <w:tcPr>
            <w:tcW w:w="2235" w:type="dxa"/>
            <w:tcBorders>
              <w:top w:val="single" w:sz="12" w:space="0" w:color="auto"/>
              <w:bottom w:val="single" w:sz="12" w:space="0" w:color="auto"/>
            </w:tcBorders>
            <w:vAlign w:val="center"/>
          </w:tcPr>
          <w:p w:rsidR="009B1E18" w:rsidRDefault="009B1E18" w:rsidP="00534DE0">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9B1E18" w:rsidRDefault="009B1E18" w:rsidP="00534DE0">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9B1E18" w:rsidRDefault="009B1E18" w:rsidP="00534DE0">
            <w:pPr>
              <w:rPr>
                <w:sz w:val="21"/>
                <w:szCs w:val="21"/>
              </w:rPr>
            </w:pPr>
            <w:r>
              <w:rPr>
                <w:rFonts w:hint="eastAsia"/>
                <w:sz w:val="21"/>
                <w:szCs w:val="21"/>
              </w:rPr>
              <w:t>说明</w:t>
            </w:r>
          </w:p>
        </w:tc>
      </w:tr>
      <w:tr w:rsidR="009B1E18" w:rsidTr="00534DE0">
        <w:trPr>
          <w:trHeight w:val="340"/>
          <w:jc w:val="center"/>
        </w:trPr>
        <w:tc>
          <w:tcPr>
            <w:tcW w:w="2235" w:type="dxa"/>
            <w:tcBorders>
              <w:top w:val="single" w:sz="12" w:space="0" w:color="auto"/>
            </w:tcBorders>
          </w:tcPr>
          <w:p w:rsidR="009B1E18" w:rsidRPr="002E2888" w:rsidRDefault="009B1E18" w:rsidP="00534DE0">
            <w:pPr>
              <w:rPr>
                <w:rFonts w:hint="eastAsia"/>
              </w:rPr>
            </w:pPr>
          </w:p>
        </w:tc>
        <w:tc>
          <w:tcPr>
            <w:tcW w:w="3402" w:type="dxa"/>
            <w:tcBorders>
              <w:top w:val="single" w:sz="12" w:space="0" w:color="auto"/>
            </w:tcBorders>
          </w:tcPr>
          <w:p w:rsidR="009B1E18" w:rsidRPr="002E2888" w:rsidRDefault="009B1E18" w:rsidP="00534DE0">
            <w:pPr>
              <w:rPr>
                <w:rFonts w:hint="eastAsia"/>
              </w:rPr>
            </w:pPr>
          </w:p>
        </w:tc>
        <w:tc>
          <w:tcPr>
            <w:tcW w:w="2693" w:type="dxa"/>
            <w:tcBorders>
              <w:top w:val="single" w:sz="12" w:space="0" w:color="auto"/>
            </w:tcBorders>
            <w:vAlign w:val="center"/>
          </w:tcPr>
          <w:p w:rsidR="009B1E18" w:rsidRDefault="009B1E18" w:rsidP="00534DE0">
            <w:pPr>
              <w:widowControl/>
              <w:jc w:val="left"/>
              <w:rPr>
                <w:rFonts w:ascii="Calibri" w:hAnsi="Calibri" w:cs="Calibri"/>
                <w:color w:val="000000"/>
                <w:kern w:val="0"/>
                <w:sz w:val="22"/>
              </w:rPr>
            </w:pPr>
          </w:p>
        </w:tc>
      </w:tr>
      <w:tr w:rsidR="009B1E18" w:rsidTr="00534DE0">
        <w:trPr>
          <w:trHeight w:val="340"/>
          <w:jc w:val="center"/>
        </w:trPr>
        <w:tc>
          <w:tcPr>
            <w:tcW w:w="2235" w:type="dxa"/>
          </w:tcPr>
          <w:p w:rsidR="009B1E18" w:rsidRPr="002E2888" w:rsidRDefault="009B1E18" w:rsidP="00534DE0">
            <w:pPr>
              <w:rPr>
                <w:rFonts w:hint="eastAsia"/>
              </w:rPr>
            </w:pPr>
          </w:p>
        </w:tc>
        <w:tc>
          <w:tcPr>
            <w:tcW w:w="3402" w:type="dxa"/>
          </w:tcPr>
          <w:p w:rsidR="009B1E18" w:rsidRPr="002E2888" w:rsidRDefault="009B1E18" w:rsidP="00534DE0">
            <w:pPr>
              <w:rPr>
                <w:rFonts w:hint="eastAsia"/>
              </w:rPr>
            </w:pPr>
          </w:p>
        </w:tc>
        <w:tc>
          <w:tcPr>
            <w:tcW w:w="2693" w:type="dxa"/>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Pr>
          <w:p w:rsidR="009B1E18" w:rsidRPr="002E2888" w:rsidRDefault="009B1E18" w:rsidP="00534DE0">
            <w:pPr>
              <w:rPr>
                <w:rFonts w:hint="eastAsia"/>
              </w:rPr>
            </w:pPr>
          </w:p>
        </w:tc>
        <w:tc>
          <w:tcPr>
            <w:tcW w:w="3402" w:type="dxa"/>
          </w:tcPr>
          <w:p w:rsidR="009B1E18" w:rsidRPr="002E2888" w:rsidRDefault="009B1E18" w:rsidP="00534DE0">
            <w:pPr>
              <w:rPr>
                <w:rFonts w:hint="eastAsia"/>
              </w:rPr>
            </w:pPr>
          </w:p>
        </w:tc>
        <w:tc>
          <w:tcPr>
            <w:tcW w:w="2693" w:type="dxa"/>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Pr>
          <w:p w:rsidR="009B1E18" w:rsidRPr="002E2888" w:rsidRDefault="009B1E18" w:rsidP="00534DE0">
            <w:pPr>
              <w:rPr>
                <w:rFonts w:hint="eastAsia"/>
              </w:rPr>
            </w:pPr>
          </w:p>
        </w:tc>
        <w:tc>
          <w:tcPr>
            <w:tcW w:w="3402" w:type="dxa"/>
          </w:tcPr>
          <w:p w:rsidR="009B1E18" w:rsidRPr="002E2888" w:rsidRDefault="009B1E18" w:rsidP="00534DE0">
            <w:pPr>
              <w:rPr>
                <w:rFonts w:hint="eastAsia"/>
              </w:rPr>
            </w:pPr>
          </w:p>
        </w:tc>
        <w:tc>
          <w:tcPr>
            <w:tcW w:w="2693" w:type="dxa"/>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Pr>
          <w:p w:rsidR="009B1E18" w:rsidRPr="002E2888" w:rsidRDefault="009B1E18" w:rsidP="00534DE0">
            <w:pPr>
              <w:rPr>
                <w:rFonts w:hint="eastAsia"/>
              </w:rPr>
            </w:pPr>
          </w:p>
        </w:tc>
        <w:tc>
          <w:tcPr>
            <w:tcW w:w="3402" w:type="dxa"/>
          </w:tcPr>
          <w:p w:rsidR="009B1E18" w:rsidRPr="002E2888" w:rsidRDefault="009B1E18" w:rsidP="00534DE0">
            <w:pPr>
              <w:rPr>
                <w:rFonts w:hint="eastAsia"/>
              </w:rPr>
            </w:pPr>
          </w:p>
        </w:tc>
        <w:tc>
          <w:tcPr>
            <w:tcW w:w="2693" w:type="dxa"/>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Pr>
          <w:p w:rsidR="009B1E18" w:rsidRPr="002E2888" w:rsidRDefault="009B1E18" w:rsidP="00534DE0">
            <w:pPr>
              <w:rPr>
                <w:rFonts w:hint="eastAsia"/>
              </w:rPr>
            </w:pPr>
          </w:p>
        </w:tc>
        <w:tc>
          <w:tcPr>
            <w:tcW w:w="3402" w:type="dxa"/>
          </w:tcPr>
          <w:p w:rsidR="009B1E18" w:rsidRPr="002E2888" w:rsidRDefault="009B1E18" w:rsidP="00534DE0">
            <w:pPr>
              <w:rPr>
                <w:rFonts w:hint="eastAsia"/>
              </w:rPr>
            </w:pPr>
          </w:p>
        </w:tc>
        <w:tc>
          <w:tcPr>
            <w:tcW w:w="2693" w:type="dxa"/>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Pr>
          <w:p w:rsidR="009B1E18" w:rsidRPr="002E2888" w:rsidRDefault="009B1E18" w:rsidP="00534DE0">
            <w:pPr>
              <w:rPr>
                <w:rFonts w:hint="eastAsia"/>
              </w:rPr>
            </w:pPr>
          </w:p>
        </w:tc>
        <w:tc>
          <w:tcPr>
            <w:tcW w:w="3402" w:type="dxa"/>
          </w:tcPr>
          <w:p w:rsidR="009B1E18" w:rsidRPr="002E2888" w:rsidRDefault="009B1E18" w:rsidP="00534DE0">
            <w:pPr>
              <w:rPr>
                <w:rFonts w:hint="eastAsia"/>
              </w:rPr>
            </w:pPr>
          </w:p>
        </w:tc>
        <w:tc>
          <w:tcPr>
            <w:tcW w:w="2693" w:type="dxa"/>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Pr>
          <w:p w:rsidR="009B1E18" w:rsidRPr="002E2888" w:rsidRDefault="009B1E18" w:rsidP="00534DE0">
            <w:pPr>
              <w:rPr>
                <w:rFonts w:hint="eastAsia"/>
              </w:rPr>
            </w:pPr>
          </w:p>
        </w:tc>
        <w:tc>
          <w:tcPr>
            <w:tcW w:w="3402" w:type="dxa"/>
          </w:tcPr>
          <w:p w:rsidR="009B1E18" w:rsidRPr="002E2888" w:rsidRDefault="009B1E18" w:rsidP="00534DE0">
            <w:pPr>
              <w:rPr>
                <w:rFonts w:hint="eastAsia"/>
              </w:rPr>
            </w:pPr>
          </w:p>
        </w:tc>
        <w:tc>
          <w:tcPr>
            <w:tcW w:w="2693" w:type="dxa"/>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Pr>
          <w:p w:rsidR="009B1E18" w:rsidRPr="002E2888" w:rsidRDefault="009B1E18" w:rsidP="00534DE0">
            <w:pPr>
              <w:rPr>
                <w:rFonts w:hint="eastAsia"/>
              </w:rPr>
            </w:pPr>
          </w:p>
        </w:tc>
        <w:tc>
          <w:tcPr>
            <w:tcW w:w="3402" w:type="dxa"/>
          </w:tcPr>
          <w:p w:rsidR="009B1E18" w:rsidRPr="002E2888" w:rsidRDefault="009B1E18" w:rsidP="00534DE0">
            <w:pPr>
              <w:rPr>
                <w:rFonts w:hint="eastAsia"/>
              </w:rPr>
            </w:pPr>
          </w:p>
        </w:tc>
        <w:tc>
          <w:tcPr>
            <w:tcW w:w="2693" w:type="dxa"/>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Pr>
          <w:p w:rsidR="009B1E18" w:rsidRPr="002E2888" w:rsidRDefault="009B1E18" w:rsidP="00534DE0">
            <w:pPr>
              <w:rPr>
                <w:rFonts w:hint="eastAsia"/>
              </w:rPr>
            </w:pPr>
          </w:p>
        </w:tc>
        <w:tc>
          <w:tcPr>
            <w:tcW w:w="3402" w:type="dxa"/>
          </w:tcPr>
          <w:p w:rsidR="009B1E18" w:rsidRPr="002E2888" w:rsidRDefault="009B1E18" w:rsidP="00534DE0">
            <w:pPr>
              <w:rPr>
                <w:rFonts w:hint="eastAsia"/>
              </w:rPr>
            </w:pPr>
          </w:p>
        </w:tc>
        <w:tc>
          <w:tcPr>
            <w:tcW w:w="2693" w:type="dxa"/>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Borders>
              <w:bottom w:val="single" w:sz="4" w:space="0" w:color="auto"/>
            </w:tcBorders>
          </w:tcPr>
          <w:p w:rsidR="009B1E18" w:rsidRPr="002E2888" w:rsidRDefault="009B1E18" w:rsidP="00534DE0">
            <w:pPr>
              <w:rPr>
                <w:rFonts w:hint="eastAsia"/>
              </w:rPr>
            </w:pPr>
          </w:p>
        </w:tc>
        <w:tc>
          <w:tcPr>
            <w:tcW w:w="3402" w:type="dxa"/>
            <w:tcBorders>
              <w:bottom w:val="single" w:sz="4" w:space="0" w:color="auto"/>
            </w:tcBorders>
          </w:tcPr>
          <w:p w:rsidR="009B1E18" w:rsidRPr="002E2888" w:rsidRDefault="009B1E18" w:rsidP="00534DE0">
            <w:pPr>
              <w:rPr>
                <w:rFonts w:hint="eastAsia"/>
              </w:rPr>
            </w:pPr>
          </w:p>
        </w:tc>
        <w:tc>
          <w:tcPr>
            <w:tcW w:w="2693" w:type="dxa"/>
            <w:tcBorders>
              <w:bottom w:val="single" w:sz="4" w:space="0" w:color="auto"/>
            </w:tcBorders>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Pr>
          <w:p w:rsidR="009B1E18" w:rsidRPr="002E2888" w:rsidRDefault="009B1E18" w:rsidP="00534DE0">
            <w:pPr>
              <w:rPr>
                <w:rFonts w:hint="eastAsia"/>
              </w:rPr>
            </w:pPr>
          </w:p>
        </w:tc>
        <w:tc>
          <w:tcPr>
            <w:tcW w:w="3402" w:type="dxa"/>
          </w:tcPr>
          <w:p w:rsidR="009B1E18" w:rsidRPr="002E2888" w:rsidRDefault="009B1E18" w:rsidP="00534DE0">
            <w:pPr>
              <w:rPr>
                <w:rFonts w:hint="eastAsia"/>
              </w:rPr>
            </w:pPr>
          </w:p>
        </w:tc>
        <w:tc>
          <w:tcPr>
            <w:tcW w:w="2693" w:type="dxa"/>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Pr>
          <w:p w:rsidR="009B1E18" w:rsidRPr="002E2888" w:rsidRDefault="009B1E18" w:rsidP="00534DE0">
            <w:pPr>
              <w:rPr>
                <w:rFonts w:hint="eastAsia"/>
              </w:rPr>
            </w:pPr>
          </w:p>
        </w:tc>
        <w:tc>
          <w:tcPr>
            <w:tcW w:w="3402" w:type="dxa"/>
          </w:tcPr>
          <w:p w:rsidR="009B1E18" w:rsidRPr="002E2888" w:rsidRDefault="009B1E18" w:rsidP="00534DE0">
            <w:pPr>
              <w:rPr>
                <w:rFonts w:hint="eastAsia"/>
              </w:rPr>
            </w:pPr>
          </w:p>
        </w:tc>
        <w:tc>
          <w:tcPr>
            <w:tcW w:w="2693" w:type="dxa"/>
            <w:vAlign w:val="center"/>
          </w:tcPr>
          <w:p w:rsidR="009B1E18" w:rsidRDefault="009B1E18" w:rsidP="00534DE0">
            <w:pPr>
              <w:rPr>
                <w:rFonts w:ascii="Calibri" w:hAnsi="Calibri" w:cs="Calibri"/>
                <w:color w:val="000000"/>
                <w:sz w:val="22"/>
              </w:rPr>
            </w:pPr>
          </w:p>
        </w:tc>
      </w:tr>
      <w:tr w:rsidR="009B1E18" w:rsidTr="00534DE0">
        <w:trPr>
          <w:trHeight w:val="340"/>
          <w:jc w:val="center"/>
        </w:trPr>
        <w:tc>
          <w:tcPr>
            <w:tcW w:w="2235" w:type="dxa"/>
            <w:tcBorders>
              <w:bottom w:val="single" w:sz="12" w:space="0" w:color="auto"/>
            </w:tcBorders>
          </w:tcPr>
          <w:p w:rsidR="009B1E18" w:rsidRPr="002E2888" w:rsidRDefault="009B1E18" w:rsidP="00534DE0">
            <w:pPr>
              <w:rPr>
                <w:rFonts w:hint="eastAsia"/>
              </w:rPr>
            </w:pPr>
          </w:p>
        </w:tc>
        <w:tc>
          <w:tcPr>
            <w:tcW w:w="3402" w:type="dxa"/>
            <w:tcBorders>
              <w:bottom w:val="single" w:sz="12" w:space="0" w:color="auto"/>
            </w:tcBorders>
          </w:tcPr>
          <w:p w:rsidR="009B1E18" w:rsidRDefault="009B1E18" w:rsidP="00534DE0"/>
        </w:tc>
        <w:tc>
          <w:tcPr>
            <w:tcW w:w="2693" w:type="dxa"/>
            <w:tcBorders>
              <w:bottom w:val="single" w:sz="12" w:space="0" w:color="auto"/>
            </w:tcBorders>
            <w:vAlign w:val="center"/>
          </w:tcPr>
          <w:p w:rsidR="009B1E18" w:rsidRDefault="009B1E18" w:rsidP="00534DE0">
            <w:pPr>
              <w:rPr>
                <w:rFonts w:ascii="Calibri" w:hAnsi="Calibri" w:cs="Calibri"/>
                <w:color w:val="000000"/>
                <w:sz w:val="22"/>
              </w:rPr>
            </w:pPr>
          </w:p>
        </w:tc>
      </w:tr>
    </w:tbl>
    <w:p w:rsidR="009B1E18" w:rsidRDefault="009B1E18">
      <w:pPr>
        <w:rPr>
          <w:sz w:val="21"/>
          <w:szCs w:val="21"/>
        </w:rPr>
      </w:pPr>
    </w:p>
    <w:p w:rsidR="009B1E18" w:rsidRDefault="009B1E18">
      <w:pP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4.3 </w:t>
      </w:r>
      <w:r w:rsidR="00B2353B">
        <w:rPr>
          <w:rFonts w:hint="eastAsia"/>
          <w:sz w:val="21"/>
          <w:szCs w:val="21"/>
        </w:rPr>
        <w:t>考试</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2020E" w:rsidTr="000E4ABB">
        <w:trPr>
          <w:trHeight w:val="340"/>
          <w:jc w:val="center"/>
        </w:trPr>
        <w:tc>
          <w:tcPr>
            <w:tcW w:w="2235" w:type="dxa"/>
            <w:tcBorders>
              <w:top w:val="single" w:sz="12" w:space="0" w:color="auto"/>
            </w:tcBorders>
          </w:tcPr>
          <w:p w:rsidR="0082020E" w:rsidRPr="00616C8A" w:rsidRDefault="0082020E" w:rsidP="0082020E">
            <w:pPr>
              <w:rPr>
                <w:rFonts w:hint="eastAsia"/>
                <w:sz w:val="21"/>
                <w:szCs w:val="21"/>
              </w:rPr>
            </w:pPr>
            <w:r w:rsidRPr="00616C8A">
              <w:rPr>
                <w:rFonts w:hint="eastAsia"/>
                <w:sz w:val="21"/>
                <w:szCs w:val="21"/>
              </w:rPr>
              <w:t>examID</w:t>
            </w:r>
          </w:p>
        </w:tc>
        <w:tc>
          <w:tcPr>
            <w:tcW w:w="3402" w:type="dxa"/>
            <w:tcBorders>
              <w:top w:val="single" w:sz="12" w:space="0" w:color="auto"/>
            </w:tcBorders>
          </w:tcPr>
          <w:p w:rsidR="0082020E" w:rsidRPr="009D2CE7" w:rsidRDefault="0082020E" w:rsidP="0082020E">
            <w:pPr>
              <w:rPr>
                <w:rFonts w:hint="eastAsia"/>
                <w:sz w:val="21"/>
                <w:szCs w:val="21"/>
              </w:rPr>
            </w:pPr>
            <w:r w:rsidRPr="009D2CE7">
              <w:rPr>
                <w:rFonts w:hint="eastAsia"/>
                <w:sz w:val="21"/>
                <w:szCs w:val="21"/>
              </w:rPr>
              <w:t>考试代号</w:t>
            </w:r>
          </w:p>
        </w:tc>
        <w:tc>
          <w:tcPr>
            <w:tcW w:w="2693" w:type="dxa"/>
            <w:tcBorders>
              <w:top w:val="single" w:sz="12" w:space="0" w:color="auto"/>
            </w:tcBorders>
          </w:tcPr>
          <w:p w:rsidR="0082020E" w:rsidRPr="009D2CE7" w:rsidRDefault="0082020E" w:rsidP="0082020E">
            <w:pPr>
              <w:rPr>
                <w:rFonts w:hint="eastAsia"/>
                <w:sz w:val="21"/>
                <w:szCs w:val="21"/>
              </w:rPr>
            </w:pPr>
            <w:r w:rsidRPr="009D2CE7">
              <w:rPr>
                <w:rFonts w:hint="eastAsia"/>
                <w:sz w:val="21"/>
                <w:szCs w:val="21"/>
              </w:rPr>
              <w:t>char(10)</w:t>
            </w:r>
          </w:p>
        </w:tc>
      </w:tr>
      <w:tr w:rsidR="0082020E" w:rsidTr="000E4ABB">
        <w:trPr>
          <w:trHeight w:val="340"/>
          <w:jc w:val="center"/>
        </w:trPr>
        <w:tc>
          <w:tcPr>
            <w:tcW w:w="2235" w:type="dxa"/>
          </w:tcPr>
          <w:p w:rsidR="0082020E" w:rsidRPr="00616C8A" w:rsidRDefault="0082020E" w:rsidP="0082020E">
            <w:pPr>
              <w:rPr>
                <w:rFonts w:hint="eastAsia"/>
                <w:sz w:val="21"/>
                <w:szCs w:val="21"/>
              </w:rPr>
            </w:pPr>
            <w:r w:rsidRPr="00616C8A">
              <w:rPr>
                <w:rFonts w:hint="eastAsia"/>
                <w:sz w:val="21"/>
                <w:szCs w:val="21"/>
              </w:rPr>
              <w:lastRenderedPageBreak/>
              <w:t>courseID</w:t>
            </w:r>
          </w:p>
        </w:tc>
        <w:tc>
          <w:tcPr>
            <w:tcW w:w="3402" w:type="dxa"/>
          </w:tcPr>
          <w:p w:rsidR="0082020E" w:rsidRPr="009D2CE7" w:rsidRDefault="0082020E" w:rsidP="0082020E">
            <w:pPr>
              <w:rPr>
                <w:rFonts w:hint="eastAsia"/>
                <w:sz w:val="21"/>
                <w:szCs w:val="21"/>
              </w:rPr>
            </w:pPr>
            <w:r w:rsidRPr="009D2CE7">
              <w:rPr>
                <w:rFonts w:hint="eastAsia"/>
                <w:sz w:val="21"/>
                <w:szCs w:val="21"/>
              </w:rPr>
              <w:t>课程代号</w:t>
            </w:r>
          </w:p>
        </w:tc>
        <w:tc>
          <w:tcPr>
            <w:tcW w:w="2693" w:type="dxa"/>
          </w:tcPr>
          <w:p w:rsidR="0082020E" w:rsidRPr="009D2CE7" w:rsidRDefault="0082020E" w:rsidP="0082020E">
            <w:pPr>
              <w:rPr>
                <w:rFonts w:hint="eastAsia"/>
                <w:sz w:val="21"/>
                <w:szCs w:val="21"/>
              </w:rPr>
            </w:pPr>
            <w:r w:rsidRPr="009D2CE7">
              <w:rPr>
                <w:rFonts w:hint="eastAsia"/>
                <w:sz w:val="21"/>
                <w:szCs w:val="21"/>
              </w:rPr>
              <w:t>char(10)</w:t>
            </w:r>
          </w:p>
        </w:tc>
      </w:tr>
      <w:tr w:rsidR="0082020E" w:rsidTr="000E4ABB">
        <w:trPr>
          <w:trHeight w:val="340"/>
          <w:jc w:val="center"/>
        </w:trPr>
        <w:tc>
          <w:tcPr>
            <w:tcW w:w="2235" w:type="dxa"/>
          </w:tcPr>
          <w:p w:rsidR="0082020E" w:rsidRPr="00616C8A" w:rsidRDefault="0082020E" w:rsidP="0082020E">
            <w:pPr>
              <w:rPr>
                <w:rFonts w:hint="eastAsia"/>
                <w:sz w:val="21"/>
                <w:szCs w:val="21"/>
              </w:rPr>
            </w:pPr>
            <w:r w:rsidRPr="00616C8A">
              <w:rPr>
                <w:rFonts w:hint="eastAsia"/>
                <w:sz w:val="21"/>
                <w:szCs w:val="21"/>
              </w:rPr>
              <w:t>examDate</w:t>
            </w:r>
          </w:p>
        </w:tc>
        <w:tc>
          <w:tcPr>
            <w:tcW w:w="3402" w:type="dxa"/>
          </w:tcPr>
          <w:p w:rsidR="0082020E" w:rsidRPr="009D2CE7" w:rsidRDefault="0082020E" w:rsidP="0082020E">
            <w:pPr>
              <w:rPr>
                <w:rFonts w:hint="eastAsia"/>
                <w:sz w:val="21"/>
                <w:szCs w:val="21"/>
              </w:rPr>
            </w:pPr>
            <w:r w:rsidRPr="009D2CE7">
              <w:rPr>
                <w:rFonts w:hint="eastAsia"/>
                <w:sz w:val="21"/>
                <w:szCs w:val="21"/>
              </w:rPr>
              <w:t>考试时间</w:t>
            </w:r>
          </w:p>
        </w:tc>
        <w:tc>
          <w:tcPr>
            <w:tcW w:w="2693" w:type="dxa"/>
          </w:tcPr>
          <w:p w:rsidR="0082020E" w:rsidRPr="009D2CE7" w:rsidRDefault="0082020E" w:rsidP="0082020E">
            <w:pPr>
              <w:rPr>
                <w:rFonts w:hint="eastAsia"/>
                <w:sz w:val="21"/>
                <w:szCs w:val="21"/>
              </w:rPr>
            </w:pPr>
            <w:r w:rsidRPr="009D2CE7">
              <w:rPr>
                <w:rFonts w:hint="eastAsia"/>
                <w:sz w:val="21"/>
                <w:szCs w:val="21"/>
              </w:rPr>
              <w:t>datetime</w:t>
            </w:r>
          </w:p>
        </w:tc>
      </w:tr>
      <w:tr w:rsidR="0082020E" w:rsidTr="000E4ABB">
        <w:trPr>
          <w:trHeight w:val="340"/>
          <w:jc w:val="center"/>
        </w:trPr>
        <w:tc>
          <w:tcPr>
            <w:tcW w:w="2235" w:type="dxa"/>
          </w:tcPr>
          <w:p w:rsidR="0082020E" w:rsidRPr="00616C8A" w:rsidRDefault="0082020E" w:rsidP="0082020E">
            <w:pPr>
              <w:rPr>
                <w:rFonts w:hint="eastAsia"/>
                <w:sz w:val="21"/>
                <w:szCs w:val="21"/>
              </w:rPr>
            </w:pPr>
            <w:r w:rsidRPr="00616C8A">
              <w:rPr>
                <w:rFonts w:hint="eastAsia"/>
                <w:sz w:val="21"/>
                <w:szCs w:val="21"/>
              </w:rPr>
              <w:t>examDuration</w:t>
            </w:r>
          </w:p>
        </w:tc>
        <w:tc>
          <w:tcPr>
            <w:tcW w:w="3402" w:type="dxa"/>
          </w:tcPr>
          <w:p w:rsidR="0082020E" w:rsidRPr="009D2CE7" w:rsidRDefault="0082020E" w:rsidP="0082020E">
            <w:pPr>
              <w:rPr>
                <w:rFonts w:hint="eastAsia"/>
                <w:sz w:val="21"/>
                <w:szCs w:val="21"/>
              </w:rPr>
            </w:pPr>
            <w:r w:rsidRPr="009D2CE7">
              <w:rPr>
                <w:rFonts w:hint="eastAsia"/>
                <w:sz w:val="21"/>
                <w:szCs w:val="21"/>
              </w:rPr>
              <w:t>考试时长</w:t>
            </w:r>
          </w:p>
        </w:tc>
        <w:tc>
          <w:tcPr>
            <w:tcW w:w="2693" w:type="dxa"/>
          </w:tcPr>
          <w:p w:rsidR="0082020E" w:rsidRPr="009D2CE7" w:rsidRDefault="0082020E" w:rsidP="0082020E">
            <w:pPr>
              <w:rPr>
                <w:rFonts w:hint="eastAsia"/>
                <w:sz w:val="21"/>
                <w:szCs w:val="21"/>
              </w:rPr>
            </w:pPr>
            <w:r w:rsidRPr="009D2CE7">
              <w:rPr>
                <w:rFonts w:hint="eastAsia"/>
                <w:sz w:val="21"/>
                <w:szCs w:val="21"/>
              </w:rPr>
              <w:t>digit(2)</w:t>
            </w:r>
          </w:p>
        </w:tc>
      </w:tr>
      <w:tr w:rsidR="0082020E" w:rsidTr="000E4ABB">
        <w:trPr>
          <w:trHeight w:val="340"/>
          <w:jc w:val="center"/>
        </w:trPr>
        <w:tc>
          <w:tcPr>
            <w:tcW w:w="2235" w:type="dxa"/>
          </w:tcPr>
          <w:p w:rsidR="0082020E" w:rsidRPr="00616C8A" w:rsidRDefault="0082020E" w:rsidP="0082020E">
            <w:pPr>
              <w:rPr>
                <w:rFonts w:hint="eastAsia"/>
                <w:sz w:val="21"/>
                <w:szCs w:val="21"/>
              </w:rPr>
            </w:pPr>
            <w:r w:rsidRPr="00616C8A">
              <w:rPr>
                <w:rFonts w:hint="eastAsia"/>
                <w:sz w:val="21"/>
                <w:szCs w:val="21"/>
              </w:rPr>
              <w:t>examVenue</w:t>
            </w:r>
          </w:p>
        </w:tc>
        <w:tc>
          <w:tcPr>
            <w:tcW w:w="3402" w:type="dxa"/>
          </w:tcPr>
          <w:p w:rsidR="0082020E" w:rsidRPr="009D2CE7" w:rsidRDefault="0082020E" w:rsidP="0082020E">
            <w:pPr>
              <w:rPr>
                <w:rFonts w:hint="eastAsia"/>
                <w:sz w:val="21"/>
                <w:szCs w:val="21"/>
              </w:rPr>
            </w:pPr>
            <w:r w:rsidRPr="009D2CE7">
              <w:rPr>
                <w:rFonts w:hint="eastAsia"/>
                <w:sz w:val="21"/>
                <w:szCs w:val="21"/>
              </w:rPr>
              <w:t>考试地点</w:t>
            </w:r>
          </w:p>
        </w:tc>
        <w:tc>
          <w:tcPr>
            <w:tcW w:w="2693" w:type="dxa"/>
          </w:tcPr>
          <w:p w:rsidR="0082020E" w:rsidRPr="009D2CE7" w:rsidRDefault="0082020E" w:rsidP="0082020E">
            <w:pPr>
              <w:rPr>
                <w:rFonts w:hint="eastAsia"/>
                <w:sz w:val="21"/>
                <w:szCs w:val="21"/>
              </w:rPr>
            </w:pPr>
            <w:r w:rsidRPr="009D2CE7">
              <w:rPr>
                <w:rFonts w:hint="eastAsia"/>
                <w:sz w:val="21"/>
                <w:szCs w:val="21"/>
              </w:rPr>
              <w:t>varchar(60)</w:t>
            </w:r>
          </w:p>
        </w:tc>
      </w:tr>
      <w:tr w:rsidR="0082020E" w:rsidTr="000E4ABB">
        <w:trPr>
          <w:trHeight w:val="340"/>
          <w:jc w:val="center"/>
        </w:trPr>
        <w:tc>
          <w:tcPr>
            <w:tcW w:w="2235" w:type="dxa"/>
          </w:tcPr>
          <w:p w:rsidR="0082020E" w:rsidRPr="00616C8A" w:rsidRDefault="0082020E" w:rsidP="0082020E">
            <w:pPr>
              <w:rPr>
                <w:rFonts w:hint="eastAsia"/>
                <w:sz w:val="21"/>
                <w:szCs w:val="21"/>
              </w:rPr>
            </w:pPr>
            <w:r w:rsidRPr="00616C8A">
              <w:rPr>
                <w:rFonts w:hint="eastAsia"/>
                <w:sz w:val="21"/>
                <w:szCs w:val="21"/>
              </w:rPr>
              <w:t>examType</w:t>
            </w:r>
          </w:p>
        </w:tc>
        <w:tc>
          <w:tcPr>
            <w:tcW w:w="3402" w:type="dxa"/>
          </w:tcPr>
          <w:p w:rsidR="0082020E" w:rsidRPr="009D2CE7" w:rsidRDefault="0082020E" w:rsidP="0082020E">
            <w:pPr>
              <w:rPr>
                <w:rFonts w:hint="eastAsia"/>
                <w:sz w:val="21"/>
                <w:szCs w:val="21"/>
              </w:rPr>
            </w:pPr>
            <w:r w:rsidRPr="009D2CE7">
              <w:rPr>
                <w:rFonts w:hint="eastAsia"/>
                <w:sz w:val="21"/>
                <w:szCs w:val="21"/>
              </w:rPr>
              <w:t>考试类型</w:t>
            </w:r>
          </w:p>
        </w:tc>
        <w:tc>
          <w:tcPr>
            <w:tcW w:w="2693" w:type="dxa"/>
          </w:tcPr>
          <w:p w:rsidR="0082020E" w:rsidRPr="009D2CE7" w:rsidRDefault="0082020E" w:rsidP="0082020E">
            <w:pPr>
              <w:rPr>
                <w:rFonts w:hint="eastAsia"/>
                <w:sz w:val="21"/>
                <w:szCs w:val="21"/>
              </w:rPr>
            </w:pPr>
            <w:r w:rsidRPr="009D2CE7">
              <w:rPr>
                <w:rFonts w:hint="eastAsia"/>
                <w:sz w:val="21"/>
                <w:szCs w:val="21"/>
              </w:rPr>
              <w:t>varchar(10)</w:t>
            </w:r>
          </w:p>
        </w:tc>
      </w:tr>
      <w:tr w:rsidR="0082020E" w:rsidTr="000E4ABB">
        <w:trPr>
          <w:trHeight w:val="340"/>
          <w:jc w:val="center"/>
        </w:trPr>
        <w:tc>
          <w:tcPr>
            <w:tcW w:w="2235" w:type="dxa"/>
          </w:tcPr>
          <w:p w:rsidR="0082020E" w:rsidRPr="00616C8A" w:rsidRDefault="0082020E" w:rsidP="0082020E">
            <w:pPr>
              <w:rPr>
                <w:rFonts w:hint="eastAsia"/>
                <w:sz w:val="21"/>
                <w:szCs w:val="21"/>
              </w:rPr>
            </w:pPr>
            <w:r w:rsidRPr="00616C8A">
              <w:rPr>
                <w:rFonts w:hint="eastAsia"/>
                <w:sz w:val="21"/>
                <w:szCs w:val="21"/>
              </w:rPr>
              <w:t>examTaken</w:t>
            </w:r>
          </w:p>
        </w:tc>
        <w:tc>
          <w:tcPr>
            <w:tcW w:w="3402" w:type="dxa"/>
          </w:tcPr>
          <w:p w:rsidR="0082020E" w:rsidRPr="009D2CE7" w:rsidRDefault="0082020E" w:rsidP="0082020E">
            <w:pPr>
              <w:rPr>
                <w:rFonts w:hint="eastAsia"/>
                <w:sz w:val="21"/>
                <w:szCs w:val="21"/>
              </w:rPr>
            </w:pPr>
            <w:r w:rsidRPr="009D2CE7">
              <w:rPr>
                <w:rFonts w:hint="eastAsia"/>
                <w:sz w:val="21"/>
                <w:szCs w:val="21"/>
              </w:rPr>
              <w:t>考试人数</w:t>
            </w:r>
          </w:p>
        </w:tc>
        <w:tc>
          <w:tcPr>
            <w:tcW w:w="2693" w:type="dxa"/>
          </w:tcPr>
          <w:p w:rsidR="0082020E" w:rsidRPr="009D2CE7" w:rsidRDefault="0082020E" w:rsidP="0082020E">
            <w:pPr>
              <w:rPr>
                <w:rFonts w:hint="eastAsia"/>
                <w:sz w:val="21"/>
                <w:szCs w:val="21"/>
              </w:rPr>
            </w:pPr>
            <w:r w:rsidRPr="009D2CE7">
              <w:rPr>
                <w:rFonts w:hint="eastAsia"/>
                <w:sz w:val="21"/>
                <w:szCs w:val="21"/>
              </w:rPr>
              <w:t>int</w:t>
            </w:r>
          </w:p>
        </w:tc>
      </w:tr>
      <w:tr w:rsidR="0082020E" w:rsidTr="000E4ABB">
        <w:trPr>
          <w:trHeight w:val="340"/>
          <w:jc w:val="center"/>
        </w:trPr>
        <w:tc>
          <w:tcPr>
            <w:tcW w:w="2235" w:type="dxa"/>
          </w:tcPr>
          <w:p w:rsidR="0082020E" w:rsidRPr="00616C8A" w:rsidRDefault="0082020E" w:rsidP="0082020E">
            <w:pPr>
              <w:rPr>
                <w:rFonts w:hint="eastAsia"/>
                <w:sz w:val="21"/>
                <w:szCs w:val="21"/>
              </w:rPr>
            </w:pPr>
            <w:r w:rsidRPr="00616C8A">
              <w:rPr>
                <w:rFonts w:hint="eastAsia"/>
                <w:sz w:val="21"/>
                <w:szCs w:val="21"/>
              </w:rPr>
              <w:t>examRate</w:t>
            </w:r>
          </w:p>
        </w:tc>
        <w:tc>
          <w:tcPr>
            <w:tcW w:w="3402" w:type="dxa"/>
          </w:tcPr>
          <w:p w:rsidR="0082020E" w:rsidRPr="009D2CE7" w:rsidRDefault="0082020E" w:rsidP="0082020E">
            <w:pPr>
              <w:rPr>
                <w:rFonts w:hint="eastAsia"/>
                <w:sz w:val="21"/>
                <w:szCs w:val="21"/>
              </w:rPr>
            </w:pPr>
            <w:r w:rsidRPr="009D2CE7">
              <w:rPr>
                <w:rFonts w:hint="eastAsia"/>
                <w:sz w:val="21"/>
                <w:szCs w:val="21"/>
              </w:rPr>
              <w:t>通过率</w:t>
            </w:r>
          </w:p>
        </w:tc>
        <w:tc>
          <w:tcPr>
            <w:tcW w:w="2693" w:type="dxa"/>
          </w:tcPr>
          <w:p w:rsidR="0082020E" w:rsidRPr="009D2CE7" w:rsidRDefault="0082020E" w:rsidP="0082020E">
            <w:pPr>
              <w:rPr>
                <w:rFonts w:hint="eastAsia"/>
                <w:sz w:val="21"/>
                <w:szCs w:val="21"/>
              </w:rPr>
            </w:pPr>
            <w:r w:rsidRPr="009D2CE7">
              <w:rPr>
                <w:rFonts w:hint="eastAsia"/>
                <w:sz w:val="21"/>
                <w:szCs w:val="21"/>
              </w:rPr>
              <w:t>varchar(10)</w:t>
            </w:r>
          </w:p>
        </w:tc>
      </w:tr>
      <w:tr w:rsidR="0082020E" w:rsidTr="000E4ABB">
        <w:trPr>
          <w:trHeight w:val="340"/>
          <w:jc w:val="center"/>
        </w:trPr>
        <w:tc>
          <w:tcPr>
            <w:tcW w:w="2235" w:type="dxa"/>
          </w:tcPr>
          <w:p w:rsidR="0082020E" w:rsidRPr="00616C8A" w:rsidRDefault="0082020E" w:rsidP="0082020E">
            <w:pPr>
              <w:rPr>
                <w:rFonts w:hint="eastAsia"/>
                <w:sz w:val="21"/>
                <w:szCs w:val="21"/>
              </w:rPr>
            </w:pPr>
            <w:r w:rsidRPr="00616C8A">
              <w:rPr>
                <w:rFonts w:hint="eastAsia"/>
                <w:sz w:val="21"/>
                <w:szCs w:val="21"/>
              </w:rPr>
              <w:t>ava</w:t>
            </w:r>
          </w:p>
        </w:tc>
        <w:tc>
          <w:tcPr>
            <w:tcW w:w="3402" w:type="dxa"/>
          </w:tcPr>
          <w:p w:rsidR="0082020E" w:rsidRPr="009D2CE7" w:rsidRDefault="0082020E" w:rsidP="0082020E">
            <w:pPr>
              <w:rPr>
                <w:rFonts w:hint="eastAsia"/>
                <w:sz w:val="21"/>
                <w:szCs w:val="21"/>
              </w:rPr>
            </w:pPr>
            <w:r w:rsidRPr="009D2CE7">
              <w:rPr>
                <w:rFonts w:hint="eastAsia"/>
                <w:sz w:val="21"/>
                <w:szCs w:val="21"/>
              </w:rPr>
              <w:t>是否结束</w:t>
            </w:r>
          </w:p>
        </w:tc>
        <w:tc>
          <w:tcPr>
            <w:tcW w:w="2693" w:type="dxa"/>
          </w:tcPr>
          <w:p w:rsidR="0082020E" w:rsidRPr="009D2CE7" w:rsidRDefault="0082020E" w:rsidP="0082020E">
            <w:pPr>
              <w:rPr>
                <w:sz w:val="21"/>
                <w:szCs w:val="21"/>
              </w:rPr>
            </w:pPr>
            <w:r w:rsidRPr="009D2CE7">
              <w:rPr>
                <w:rFonts w:hint="eastAsia"/>
                <w:sz w:val="21"/>
                <w:szCs w:val="21"/>
              </w:rPr>
              <w:t>char</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4.4 </w:t>
      </w:r>
      <w:r w:rsidR="0005641A">
        <w:rPr>
          <w:rFonts w:hint="eastAsia"/>
          <w:sz w:val="21"/>
          <w:szCs w:val="21"/>
        </w:rPr>
        <w:t>教室</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CD2D14">
        <w:trPr>
          <w:trHeight w:val="340"/>
          <w:jc w:val="center"/>
        </w:trPr>
        <w:tc>
          <w:tcPr>
            <w:tcW w:w="2235" w:type="dxa"/>
            <w:tcBorders>
              <w:top w:val="single" w:sz="12" w:space="0" w:color="auto"/>
            </w:tcBorders>
          </w:tcPr>
          <w:p w:rsidR="0005641A" w:rsidRPr="009747EC" w:rsidRDefault="0005641A" w:rsidP="0005641A">
            <w:pPr>
              <w:rPr>
                <w:rFonts w:hint="eastAsia"/>
                <w:sz w:val="21"/>
                <w:szCs w:val="21"/>
              </w:rPr>
            </w:pPr>
            <w:r w:rsidRPr="009747EC">
              <w:rPr>
                <w:rFonts w:hint="eastAsia"/>
                <w:sz w:val="21"/>
                <w:szCs w:val="21"/>
              </w:rPr>
              <w:t>roomID</w:t>
            </w:r>
          </w:p>
        </w:tc>
        <w:tc>
          <w:tcPr>
            <w:tcW w:w="3402" w:type="dxa"/>
            <w:tcBorders>
              <w:top w:val="single" w:sz="12" w:space="0" w:color="auto"/>
            </w:tcBorders>
          </w:tcPr>
          <w:p w:rsidR="0005641A" w:rsidRPr="009747EC" w:rsidRDefault="0005641A" w:rsidP="0005641A">
            <w:pPr>
              <w:rPr>
                <w:rFonts w:hint="eastAsia"/>
                <w:sz w:val="21"/>
                <w:szCs w:val="21"/>
              </w:rPr>
            </w:pPr>
            <w:r w:rsidRPr="009747EC">
              <w:rPr>
                <w:rFonts w:hint="eastAsia"/>
                <w:sz w:val="21"/>
                <w:szCs w:val="21"/>
              </w:rPr>
              <w:t>教室代号</w:t>
            </w:r>
          </w:p>
        </w:tc>
        <w:tc>
          <w:tcPr>
            <w:tcW w:w="2693" w:type="dxa"/>
            <w:tcBorders>
              <w:top w:val="single" w:sz="12" w:space="0" w:color="auto"/>
            </w:tcBorders>
          </w:tcPr>
          <w:p w:rsidR="0005641A" w:rsidRPr="009747EC" w:rsidRDefault="0005641A" w:rsidP="0005641A">
            <w:pPr>
              <w:rPr>
                <w:rFonts w:hint="eastAsia"/>
                <w:sz w:val="21"/>
                <w:szCs w:val="21"/>
              </w:rPr>
            </w:pPr>
            <w:r w:rsidRPr="009747EC">
              <w:rPr>
                <w:rFonts w:hint="eastAsia"/>
                <w:sz w:val="21"/>
                <w:szCs w:val="21"/>
              </w:rPr>
              <w:t>char(10)</w:t>
            </w:r>
          </w:p>
        </w:tc>
      </w:tr>
      <w:tr w:rsidR="0005641A" w:rsidTr="00CD2D14">
        <w:trPr>
          <w:trHeight w:val="340"/>
          <w:jc w:val="center"/>
        </w:trPr>
        <w:tc>
          <w:tcPr>
            <w:tcW w:w="2235" w:type="dxa"/>
          </w:tcPr>
          <w:p w:rsidR="0005641A" w:rsidRPr="009747EC" w:rsidRDefault="0005641A" w:rsidP="0005641A">
            <w:pPr>
              <w:rPr>
                <w:rFonts w:hint="eastAsia"/>
                <w:sz w:val="21"/>
                <w:szCs w:val="21"/>
              </w:rPr>
            </w:pPr>
            <w:r w:rsidRPr="009747EC">
              <w:rPr>
                <w:rFonts w:hint="eastAsia"/>
                <w:sz w:val="21"/>
                <w:szCs w:val="21"/>
              </w:rPr>
              <w:t>roomName</w:t>
            </w:r>
          </w:p>
        </w:tc>
        <w:tc>
          <w:tcPr>
            <w:tcW w:w="3402" w:type="dxa"/>
          </w:tcPr>
          <w:p w:rsidR="0005641A" w:rsidRPr="009747EC" w:rsidRDefault="0005641A" w:rsidP="0005641A">
            <w:pPr>
              <w:rPr>
                <w:rFonts w:hint="eastAsia"/>
                <w:sz w:val="21"/>
                <w:szCs w:val="21"/>
              </w:rPr>
            </w:pPr>
            <w:r w:rsidRPr="009747EC">
              <w:rPr>
                <w:rFonts w:hint="eastAsia"/>
                <w:sz w:val="21"/>
                <w:szCs w:val="21"/>
              </w:rPr>
              <w:t>教室名称</w:t>
            </w:r>
          </w:p>
        </w:tc>
        <w:tc>
          <w:tcPr>
            <w:tcW w:w="2693" w:type="dxa"/>
          </w:tcPr>
          <w:p w:rsidR="0005641A" w:rsidRPr="009747EC" w:rsidRDefault="0005641A" w:rsidP="0005641A">
            <w:pPr>
              <w:rPr>
                <w:rFonts w:hint="eastAsia"/>
                <w:sz w:val="21"/>
                <w:szCs w:val="21"/>
              </w:rPr>
            </w:pPr>
            <w:r w:rsidRPr="009747EC">
              <w:rPr>
                <w:rFonts w:hint="eastAsia"/>
                <w:sz w:val="21"/>
                <w:szCs w:val="21"/>
              </w:rPr>
              <w:t>varchar(60)</w:t>
            </w:r>
          </w:p>
        </w:tc>
      </w:tr>
      <w:tr w:rsidR="0005641A" w:rsidTr="00CD2D14">
        <w:trPr>
          <w:trHeight w:val="340"/>
          <w:jc w:val="center"/>
        </w:trPr>
        <w:tc>
          <w:tcPr>
            <w:tcW w:w="2235" w:type="dxa"/>
          </w:tcPr>
          <w:p w:rsidR="0005641A" w:rsidRPr="009747EC" w:rsidRDefault="0005641A" w:rsidP="0005641A">
            <w:pPr>
              <w:rPr>
                <w:rFonts w:hint="eastAsia"/>
                <w:sz w:val="21"/>
                <w:szCs w:val="21"/>
              </w:rPr>
            </w:pPr>
            <w:r w:rsidRPr="009747EC">
              <w:rPr>
                <w:rFonts w:hint="eastAsia"/>
                <w:sz w:val="21"/>
                <w:szCs w:val="21"/>
              </w:rPr>
              <w:t>roomTag</w:t>
            </w:r>
          </w:p>
        </w:tc>
        <w:tc>
          <w:tcPr>
            <w:tcW w:w="3402" w:type="dxa"/>
          </w:tcPr>
          <w:p w:rsidR="0005641A" w:rsidRPr="009747EC" w:rsidRDefault="0005641A" w:rsidP="0005641A">
            <w:pPr>
              <w:rPr>
                <w:rFonts w:hint="eastAsia"/>
                <w:sz w:val="21"/>
                <w:szCs w:val="21"/>
              </w:rPr>
            </w:pPr>
            <w:r w:rsidRPr="009747EC">
              <w:rPr>
                <w:rFonts w:hint="eastAsia"/>
                <w:sz w:val="21"/>
                <w:szCs w:val="21"/>
              </w:rPr>
              <w:t>教室别称</w:t>
            </w:r>
          </w:p>
        </w:tc>
        <w:tc>
          <w:tcPr>
            <w:tcW w:w="2693" w:type="dxa"/>
          </w:tcPr>
          <w:p w:rsidR="0005641A" w:rsidRPr="009747EC" w:rsidRDefault="0005641A" w:rsidP="0005641A">
            <w:pPr>
              <w:rPr>
                <w:rFonts w:hint="eastAsia"/>
                <w:sz w:val="21"/>
                <w:szCs w:val="21"/>
              </w:rPr>
            </w:pPr>
            <w:r w:rsidRPr="009747EC">
              <w:rPr>
                <w:rFonts w:hint="eastAsia"/>
                <w:sz w:val="21"/>
                <w:szCs w:val="21"/>
              </w:rPr>
              <w:t>varchar(35)</w:t>
            </w:r>
          </w:p>
        </w:tc>
      </w:tr>
      <w:tr w:rsidR="0005641A" w:rsidTr="00CD2D14">
        <w:trPr>
          <w:trHeight w:val="340"/>
          <w:jc w:val="center"/>
        </w:trPr>
        <w:tc>
          <w:tcPr>
            <w:tcW w:w="2235" w:type="dxa"/>
          </w:tcPr>
          <w:p w:rsidR="0005641A" w:rsidRPr="009747EC" w:rsidRDefault="0005641A" w:rsidP="0005641A">
            <w:pPr>
              <w:rPr>
                <w:rFonts w:hint="eastAsia"/>
                <w:sz w:val="21"/>
                <w:szCs w:val="21"/>
              </w:rPr>
            </w:pPr>
            <w:r w:rsidRPr="009747EC">
              <w:rPr>
                <w:rFonts w:hint="eastAsia"/>
                <w:sz w:val="21"/>
                <w:szCs w:val="21"/>
              </w:rPr>
              <w:t>roomBuilding</w:t>
            </w:r>
          </w:p>
        </w:tc>
        <w:tc>
          <w:tcPr>
            <w:tcW w:w="3402" w:type="dxa"/>
          </w:tcPr>
          <w:p w:rsidR="0005641A" w:rsidRPr="009747EC" w:rsidRDefault="0005641A" w:rsidP="0005641A">
            <w:pPr>
              <w:rPr>
                <w:rFonts w:hint="eastAsia"/>
                <w:sz w:val="21"/>
                <w:szCs w:val="21"/>
              </w:rPr>
            </w:pPr>
            <w:r w:rsidRPr="009747EC">
              <w:rPr>
                <w:rFonts w:hint="eastAsia"/>
                <w:sz w:val="21"/>
                <w:szCs w:val="21"/>
              </w:rPr>
              <w:t>所属建筑</w:t>
            </w:r>
          </w:p>
        </w:tc>
        <w:tc>
          <w:tcPr>
            <w:tcW w:w="2693" w:type="dxa"/>
          </w:tcPr>
          <w:p w:rsidR="0005641A" w:rsidRPr="009747EC" w:rsidRDefault="0005641A" w:rsidP="0005641A">
            <w:pPr>
              <w:rPr>
                <w:rFonts w:hint="eastAsia"/>
                <w:sz w:val="21"/>
                <w:szCs w:val="21"/>
              </w:rPr>
            </w:pPr>
            <w:r w:rsidRPr="009747EC">
              <w:rPr>
                <w:rFonts w:hint="eastAsia"/>
                <w:sz w:val="21"/>
                <w:szCs w:val="21"/>
              </w:rPr>
              <w:t>varchar(35)</w:t>
            </w:r>
          </w:p>
        </w:tc>
      </w:tr>
      <w:tr w:rsidR="0005641A" w:rsidTr="00CD2D14">
        <w:trPr>
          <w:trHeight w:val="340"/>
          <w:jc w:val="center"/>
        </w:trPr>
        <w:tc>
          <w:tcPr>
            <w:tcW w:w="2235" w:type="dxa"/>
          </w:tcPr>
          <w:p w:rsidR="0005641A" w:rsidRPr="009747EC" w:rsidRDefault="0005641A" w:rsidP="0005641A">
            <w:pPr>
              <w:rPr>
                <w:rFonts w:hint="eastAsia"/>
                <w:sz w:val="21"/>
                <w:szCs w:val="21"/>
              </w:rPr>
            </w:pPr>
            <w:r w:rsidRPr="009747EC">
              <w:rPr>
                <w:rFonts w:hint="eastAsia"/>
                <w:sz w:val="21"/>
                <w:szCs w:val="21"/>
              </w:rPr>
              <w:t>roomCapacity</w:t>
            </w:r>
          </w:p>
        </w:tc>
        <w:tc>
          <w:tcPr>
            <w:tcW w:w="3402" w:type="dxa"/>
          </w:tcPr>
          <w:p w:rsidR="0005641A" w:rsidRPr="009747EC" w:rsidRDefault="0005641A" w:rsidP="0005641A">
            <w:pPr>
              <w:rPr>
                <w:rFonts w:hint="eastAsia"/>
                <w:sz w:val="21"/>
                <w:szCs w:val="21"/>
              </w:rPr>
            </w:pPr>
            <w:r w:rsidRPr="009747EC">
              <w:rPr>
                <w:rFonts w:hint="eastAsia"/>
                <w:sz w:val="21"/>
                <w:szCs w:val="21"/>
              </w:rPr>
              <w:t>可容人数</w:t>
            </w:r>
          </w:p>
        </w:tc>
        <w:tc>
          <w:tcPr>
            <w:tcW w:w="2693" w:type="dxa"/>
          </w:tcPr>
          <w:p w:rsidR="0005641A" w:rsidRPr="009747EC" w:rsidRDefault="00D30F06" w:rsidP="0005641A">
            <w:pPr>
              <w:rPr>
                <w:sz w:val="21"/>
                <w:szCs w:val="21"/>
              </w:rPr>
            </w:pPr>
            <w:r w:rsidRPr="009747EC">
              <w:rPr>
                <w:sz w:val="21"/>
                <w:szCs w:val="21"/>
              </w:rPr>
              <w:t>I</w:t>
            </w:r>
            <w:r w:rsidR="0005641A" w:rsidRPr="009747EC">
              <w:rPr>
                <w:rFonts w:hint="eastAsia"/>
                <w:sz w:val="21"/>
                <w:szCs w:val="21"/>
              </w:rPr>
              <w:t>nt</w:t>
            </w:r>
          </w:p>
        </w:tc>
      </w:tr>
    </w:tbl>
    <w:p w:rsidR="008415D1" w:rsidRDefault="008415D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4.5 </w:t>
      </w:r>
      <w:r w:rsidR="002A0A12">
        <w:rPr>
          <w:rFonts w:hint="eastAsia"/>
          <w:sz w:val="21"/>
          <w:szCs w:val="21"/>
        </w:rPr>
        <w:t>教室使用</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2B6C8B">
        <w:trPr>
          <w:trHeight w:val="340"/>
          <w:jc w:val="center"/>
        </w:trPr>
        <w:tc>
          <w:tcPr>
            <w:tcW w:w="2235" w:type="dxa"/>
            <w:tcBorders>
              <w:top w:val="single" w:sz="12" w:space="0" w:color="auto"/>
            </w:tcBorders>
          </w:tcPr>
          <w:p w:rsidR="0005641A" w:rsidRPr="00454C19" w:rsidRDefault="0005641A" w:rsidP="0005641A">
            <w:pPr>
              <w:rPr>
                <w:rFonts w:hint="eastAsia"/>
                <w:sz w:val="21"/>
                <w:szCs w:val="21"/>
              </w:rPr>
            </w:pPr>
            <w:r w:rsidRPr="00454C19">
              <w:rPr>
                <w:rFonts w:hint="eastAsia"/>
                <w:sz w:val="21"/>
                <w:szCs w:val="21"/>
              </w:rPr>
              <w:t>roomID</w:t>
            </w:r>
          </w:p>
        </w:tc>
        <w:tc>
          <w:tcPr>
            <w:tcW w:w="3402" w:type="dxa"/>
            <w:tcBorders>
              <w:top w:val="single" w:sz="12" w:space="0" w:color="auto"/>
            </w:tcBorders>
          </w:tcPr>
          <w:p w:rsidR="0005641A" w:rsidRPr="00454C19" w:rsidRDefault="0005641A" w:rsidP="0005641A">
            <w:pPr>
              <w:rPr>
                <w:rFonts w:hint="eastAsia"/>
                <w:sz w:val="21"/>
                <w:szCs w:val="21"/>
              </w:rPr>
            </w:pPr>
            <w:r w:rsidRPr="00454C19">
              <w:rPr>
                <w:rFonts w:hint="eastAsia"/>
                <w:sz w:val="21"/>
                <w:szCs w:val="21"/>
              </w:rPr>
              <w:t>教室代号</w:t>
            </w:r>
          </w:p>
        </w:tc>
        <w:tc>
          <w:tcPr>
            <w:tcW w:w="2693" w:type="dxa"/>
            <w:tcBorders>
              <w:top w:val="single" w:sz="12" w:space="0" w:color="auto"/>
            </w:tcBorders>
          </w:tcPr>
          <w:p w:rsidR="0005641A" w:rsidRPr="00454C19" w:rsidRDefault="0005641A" w:rsidP="0005641A">
            <w:pPr>
              <w:rPr>
                <w:rFonts w:hint="eastAsia"/>
                <w:sz w:val="21"/>
                <w:szCs w:val="21"/>
              </w:rPr>
            </w:pPr>
            <w:r w:rsidRPr="00454C19">
              <w:rPr>
                <w:rFonts w:hint="eastAsia"/>
                <w:sz w:val="21"/>
                <w:szCs w:val="21"/>
              </w:rPr>
              <w:t>char(10)</w:t>
            </w:r>
          </w:p>
        </w:tc>
      </w:tr>
      <w:tr w:rsidR="0005641A" w:rsidTr="002B6C8B">
        <w:trPr>
          <w:trHeight w:val="340"/>
          <w:jc w:val="center"/>
        </w:trPr>
        <w:tc>
          <w:tcPr>
            <w:tcW w:w="2235" w:type="dxa"/>
          </w:tcPr>
          <w:p w:rsidR="0005641A" w:rsidRPr="00454C19" w:rsidRDefault="0005641A" w:rsidP="0005641A">
            <w:pPr>
              <w:rPr>
                <w:rFonts w:hint="eastAsia"/>
                <w:sz w:val="21"/>
                <w:szCs w:val="21"/>
              </w:rPr>
            </w:pPr>
            <w:r w:rsidRPr="00454C19">
              <w:rPr>
                <w:rFonts w:hint="eastAsia"/>
                <w:sz w:val="21"/>
                <w:szCs w:val="21"/>
              </w:rPr>
              <w:t>weekday</w:t>
            </w:r>
          </w:p>
        </w:tc>
        <w:tc>
          <w:tcPr>
            <w:tcW w:w="3402" w:type="dxa"/>
          </w:tcPr>
          <w:p w:rsidR="0005641A" w:rsidRPr="00454C19" w:rsidRDefault="0005641A" w:rsidP="0005641A">
            <w:pPr>
              <w:rPr>
                <w:rFonts w:hint="eastAsia"/>
                <w:sz w:val="21"/>
                <w:szCs w:val="21"/>
              </w:rPr>
            </w:pPr>
            <w:r w:rsidRPr="00454C19">
              <w:rPr>
                <w:rFonts w:hint="eastAsia"/>
                <w:sz w:val="21"/>
                <w:szCs w:val="21"/>
              </w:rPr>
              <w:t>占用工作日</w:t>
            </w:r>
          </w:p>
        </w:tc>
        <w:tc>
          <w:tcPr>
            <w:tcW w:w="2693" w:type="dxa"/>
          </w:tcPr>
          <w:p w:rsidR="0005641A" w:rsidRPr="00454C19" w:rsidRDefault="0005641A" w:rsidP="0005641A">
            <w:pPr>
              <w:rPr>
                <w:rFonts w:hint="eastAsia"/>
                <w:sz w:val="21"/>
                <w:szCs w:val="21"/>
              </w:rPr>
            </w:pPr>
          </w:p>
        </w:tc>
      </w:tr>
      <w:tr w:rsidR="0005641A" w:rsidTr="002B6C8B">
        <w:trPr>
          <w:trHeight w:val="340"/>
          <w:jc w:val="center"/>
        </w:trPr>
        <w:tc>
          <w:tcPr>
            <w:tcW w:w="2235" w:type="dxa"/>
          </w:tcPr>
          <w:p w:rsidR="0005641A" w:rsidRPr="00454C19" w:rsidRDefault="0005641A" w:rsidP="0005641A">
            <w:pPr>
              <w:rPr>
                <w:rFonts w:hint="eastAsia"/>
                <w:sz w:val="21"/>
                <w:szCs w:val="21"/>
              </w:rPr>
            </w:pPr>
            <w:r w:rsidRPr="00454C19">
              <w:rPr>
                <w:rFonts w:hint="eastAsia"/>
                <w:sz w:val="21"/>
                <w:szCs w:val="21"/>
              </w:rPr>
              <w:t>period</w:t>
            </w:r>
          </w:p>
        </w:tc>
        <w:tc>
          <w:tcPr>
            <w:tcW w:w="3402" w:type="dxa"/>
          </w:tcPr>
          <w:p w:rsidR="0005641A" w:rsidRPr="00454C19" w:rsidRDefault="0005641A" w:rsidP="0005641A">
            <w:pPr>
              <w:rPr>
                <w:rFonts w:hint="eastAsia"/>
                <w:sz w:val="21"/>
                <w:szCs w:val="21"/>
              </w:rPr>
            </w:pPr>
            <w:r w:rsidRPr="00454C19">
              <w:rPr>
                <w:rFonts w:hint="eastAsia"/>
                <w:sz w:val="21"/>
                <w:szCs w:val="21"/>
              </w:rPr>
              <w:t>占用时段</w:t>
            </w:r>
          </w:p>
        </w:tc>
        <w:tc>
          <w:tcPr>
            <w:tcW w:w="2693" w:type="dxa"/>
          </w:tcPr>
          <w:p w:rsidR="0005641A" w:rsidRPr="00454C19" w:rsidRDefault="0005641A" w:rsidP="0005641A">
            <w:pPr>
              <w:rPr>
                <w:rFonts w:hint="eastAsia"/>
                <w:sz w:val="21"/>
                <w:szCs w:val="21"/>
              </w:rPr>
            </w:pPr>
          </w:p>
        </w:tc>
      </w:tr>
      <w:tr w:rsidR="0005641A" w:rsidTr="002B6C8B">
        <w:trPr>
          <w:trHeight w:val="340"/>
          <w:jc w:val="center"/>
        </w:trPr>
        <w:tc>
          <w:tcPr>
            <w:tcW w:w="2235" w:type="dxa"/>
          </w:tcPr>
          <w:p w:rsidR="0005641A" w:rsidRPr="00454C19" w:rsidRDefault="0005641A" w:rsidP="0005641A">
            <w:pPr>
              <w:rPr>
                <w:rFonts w:hint="eastAsia"/>
                <w:sz w:val="21"/>
                <w:szCs w:val="21"/>
              </w:rPr>
            </w:pPr>
            <w:r w:rsidRPr="00454C19">
              <w:rPr>
                <w:rFonts w:hint="eastAsia"/>
                <w:sz w:val="21"/>
                <w:szCs w:val="21"/>
              </w:rPr>
              <w:t>type</w:t>
            </w:r>
          </w:p>
        </w:tc>
        <w:tc>
          <w:tcPr>
            <w:tcW w:w="3402" w:type="dxa"/>
          </w:tcPr>
          <w:p w:rsidR="0005641A" w:rsidRPr="00454C19" w:rsidRDefault="0005641A" w:rsidP="0005641A">
            <w:pPr>
              <w:rPr>
                <w:rFonts w:hint="eastAsia"/>
                <w:sz w:val="21"/>
                <w:szCs w:val="21"/>
              </w:rPr>
            </w:pPr>
            <w:r w:rsidRPr="00454C19">
              <w:rPr>
                <w:rFonts w:hint="eastAsia"/>
                <w:sz w:val="21"/>
                <w:szCs w:val="21"/>
              </w:rPr>
              <w:t>占用类型</w:t>
            </w:r>
          </w:p>
        </w:tc>
        <w:tc>
          <w:tcPr>
            <w:tcW w:w="2693" w:type="dxa"/>
          </w:tcPr>
          <w:p w:rsidR="0005641A" w:rsidRPr="00454C19" w:rsidRDefault="0005641A" w:rsidP="0005641A">
            <w:pPr>
              <w:rPr>
                <w:rFonts w:hint="eastAsia"/>
                <w:sz w:val="21"/>
                <w:szCs w:val="21"/>
              </w:rPr>
            </w:pPr>
            <w:r w:rsidRPr="00454C19">
              <w:rPr>
                <w:rFonts w:hint="eastAsia"/>
                <w:sz w:val="21"/>
                <w:szCs w:val="21"/>
              </w:rPr>
              <w:t>char(1</w:t>
            </w:r>
            <w:r w:rsidR="00E16098" w:rsidRPr="00454C19">
              <w:rPr>
                <w:rFonts w:hint="eastAsia"/>
                <w:sz w:val="21"/>
                <w:szCs w:val="21"/>
              </w:rPr>
              <w:t>)</w:t>
            </w:r>
          </w:p>
        </w:tc>
      </w:tr>
      <w:tr w:rsidR="0005641A" w:rsidTr="002B6C8B">
        <w:trPr>
          <w:trHeight w:val="340"/>
          <w:jc w:val="center"/>
        </w:trPr>
        <w:tc>
          <w:tcPr>
            <w:tcW w:w="2235" w:type="dxa"/>
          </w:tcPr>
          <w:p w:rsidR="0005641A" w:rsidRPr="00454C19" w:rsidRDefault="0005641A" w:rsidP="0005641A">
            <w:pPr>
              <w:rPr>
                <w:rFonts w:hint="eastAsia"/>
                <w:sz w:val="21"/>
                <w:szCs w:val="21"/>
              </w:rPr>
            </w:pPr>
            <w:r w:rsidRPr="00454C19">
              <w:rPr>
                <w:rFonts w:hint="eastAsia"/>
                <w:sz w:val="21"/>
                <w:szCs w:val="21"/>
              </w:rPr>
              <w:t>occupier</w:t>
            </w:r>
          </w:p>
        </w:tc>
        <w:tc>
          <w:tcPr>
            <w:tcW w:w="3402" w:type="dxa"/>
          </w:tcPr>
          <w:p w:rsidR="0005641A" w:rsidRPr="00454C19" w:rsidRDefault="0005641A" w:rsidP="0005641A">
            <w:pPr>
              <w:rPr>
                <w:rFonts w:hint="eastAsia"/>
                <w:sz w:val="21"/>
                <w:szCs w:val="21"/>
              </w:rPr>
            </w:pPr>
            <w:r w:rsidRPr="00454C19">
              <w:rPr>
                <w:rFonts w:hint="eastAsia"/>
                <w:sz w:val="21"/>
                <w:szCs w:val="21"/>
              </w:rPr>
              <w:t>占用人</w:t>
            </w:r>
          </w:p>
        </w:tc>
        <w:tc>
          <w:tcPr>
            <w:tcW w:w="2693" w:type="dxa"/>
          </w:tcPr>
          <w:p w:rsidR="0005641A" w:rsidRPr="00454C19" w:rsidRDefault="0005641A" w:rsidP="0005641A">
            <w:pPr>
              <w:rPr>
                <w:rFonts w:hint="eastAsia"/>
                <w:sz w:val="21"/>
                <w:szCs w:val="21"/>
              </w:rPr>
            </w:pPr>
            <w:r w:rsidRPr="00454C19">
              <w:rPr>
                <w:rFonts w:hint="eastAsia"/>
                <w:sz w:val="21"/>
                <w:szCs w:val="21"/>
              </w:rPr>
              <w:t>char(10)</w:t>
            </w:r>
          </w:p>
        </w:tc>
      </w:tr>
      <w:tr w:rsidR="0005641A" w:rsidTr="002B6C8B">
        <w:trPr>
          <w:trHeight w:val="340"/>
          <w:jc w:val="center"/>
        </w:trPr>
        <w:tc>
          <w:tcPr>
            <w:tcW w:w="2235" w:type="dxa"/>
          </w:tcPr>
          <w:p w:rsidR="0005641A" w:rsidRPr="00454C19" w:rsidRDefault="0005641A" w:rsidP="0005641A">
            <w:pPr>
              <w:rPr>
                <w:rFonts w:hint="eastAsia"/>
                <w:sz w:val="21"/>
                <w:szCs w:val="21"/>
              </w:rPr>
            </w:pPr>
            <w:r w:rsidRPr="00454C19">
              <w:rPr>
                <w:rFonts w:hint="eastAsia"/>
                <w:sz w:val="21"/>
                <w:szCs w:val="21"/>
              </w:rPr>
              <w:t>dayperiod</w:t>
            </w:r>
          </w:p>
        </w:tc>
        <w:tc>
          <w:tcPr>
            <w:tcW w:w="3402" w:type="dxa"/>
          </w:tcPr>
          <w:p w:rsidR="0005641A" w:rsidRPr="00454C19" w:rsidRDefault="0005641A" w:rsidP="0005641A">
            <w:pPr>
              <w:rPr>
                <w:rFonts w:hint="eastAsia"/>
                <w:sz w:val="21"/>
                <w:szCs w:val="21"/>
              </w:rPr>
            </w:pPr>
            <w:r w:rsidRPr="00454C19">
              <w:rPr>
                <w:rFonts w:hint="eastAsia"/>
                <w:sz w:val="21"/>
                <w:szCs w:val="21"/>
              </w:rPr>
              <w:t>（结合字段）</w:t>
            </w:r>
          </w:p>
        </w:tc>
        <w:tc>
          <w:tcPr>
            <w:tcW w:w="2693" w:type="dxa"/>
          </w:tcPr>
          <w:p w:rsidR="0005641A" w:rsidRPr="00454C19" w:rsidRDefault="0005641A" w:rsidP="0005641A">
            <w:pPr>
              <w:rPr>
                <w:sz w:val="21"/>
                <w:szCs w:val="21"/>
              </w:rPr>
            </w:pPr>
            <w:r w:rsidRPr="00454C19">
              <w:rPr>
                <w:rFonts w:hint="eastAsia"/>
                <w:sz w:val="21"/>
                <w:szCs w:val="21"/>
              </w:rPr>
              <w:t>char(2)</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4.6 </w:t>
      </w:r>
      <w:r w:rsidR="00F05D06">
        <w:rPr>
          <w:rFonts w:hint="eastAsia"/>
          <w:sz w:val="21"/>
          <w:szCs w:val="21"/>
        </w:rPr>
        <w:t>学科门类</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505F1" w:rsidTr="00720A16">
        <w:trPr>
          <w:trHeight w:val="340"/>
          <w:jc w:val="center"/>
        </w:trPr>
        <w:tc>
          <w:tcPr>
            <w:tcW w:w="2235" w:type="dxa"/>
            <w:tcBorders>
              <w:top w:val="single" w:sz="12" w:space="0" w:color="auto"/>
            </w:tcBorders>
          </w:tcPr>
          <w:p w:rsidR="002505F1" w:rsidRPr="00454C19" w:rsidRDefault="002505F1" w:rsidP="002505F1">
            <w:pPr>
              <w:rPr>
                <w:rFonts w:hint="eastAsia"/>
                <w:sz w:val="21"/>
                <w:szCs w:val="21"/>
              </w:rPr>
            </w:pPr>
            <w:r w:rsidRPr="00454C19">
              <w:rPr>
                <w:rFonts w:hint="eastAsia"/>
                <w:sz w:val="21"/>
                <w:szCs w:val="21"/>
              </w:rPr>
              <w:lastRenderedPageBreak/>
              <w:t>name</w:t>
            </w:r>
          </w:p>
        </w:tc>
        <w:tc>
          <w:tcPr>
            <w:tcW w:w="3402" w:type="dxa"/>
            <w:tcBorders>
              <w:top w:val="single" w:sz="12" w:space="0" w:color="auto"/>
            </w:tcBorders>
          </w:tcPr>
          <w:p w:rsidR="002505F1" w:rsidRPr="00454C19" w:rsidRDefault="002505F1" w:rsidP="002505F1">
            <w:pPr>
              <w:rPr>
                <w:rFonts w:hint="eastAsia"/>
                <w:sz w:val="21"/>
                <w:szCs w:val="21"/>
              </w:rPr>
            </w:pPr>
            <w:r w:rsidRPr="00454C19">
              <w:rPr>
                <w:rFonts w:hint="eastAsia"/>
                <w:sz w:val="21"/>
                <w:szCs w:val="21"/>
              </w:rPr>
              <w:t>学科门类</w:t>
            </w:r>
          </w:p>
        </w:tc>
        <w:tc>
          <w:tcPr>
            <w:tcW w:w="2693" w:type="dxa"/>
            <w:tcBorders>
              <w:top w:val="single" w:sz="12" w:space="0" w:color="auto"/>
            </w:tcBorders>
          </w:tcPr>
          <w:p w:rsidR="002505F1" w:rsidRPr="00454C19" w:rsidRDefault="002505F1" w:rsidP="002505F1">
            <w:pPr>
              <w:rPr>
                <w:rFonts w:hint="eastAsia"/>
                <w:sz w:val="21"/>
                <w:szCs w:val="21"/>
              </w:rPr>
            </w:pPr>
            <w:r w:rsidRPr="00454C19">
              <w:rPr>
                <w:rFonts w:hint="eastAsia"/>
                <w:sz w:val="21"/>
                <w:szCs w:val="21"/>
              </w:rPr>
              <w:t>varchar(20)</w:t>
            </w:r>
          </w:p>
        </w:tc>
      </w:tr>
      <w:tr w:rsidR="002505F1" w:rsidTr="00720A16">
        <w:trPr>
          <w:trHeight w:val="340"/>
          <w:jc w:val="center"/>
        </w:trPr>
        <w:tc>
          <w:tcPr>
            <w:tcW w:w="2235" w:type="dxa"/>
          </w:tcPr>
          <w:p w:rsidR="002505F1" w:rsidRPr="00454C19" w:rsidRDefault="002505F1" w:rsidP="002505F1">
            <w:pPr>
              <w:rPr>
                <w:rFonts w:hint="eastAsia"/>
                <w:sz w:val="21"/>
                <w:szCs w:val="21"/>
              </w:rPr>
            </w:pPr>
            <w:r w:rsidRPr="00454C19">
              <w:rPr>
                <w:rFonts w:hint="eastAsia"/>
                <w:sz w:val="21"/>
                <w:szCs w:val="21"/>
              </w:rPr>
              <w:t>code</w:t>
            </w:r>
          </w:p>
        </w:tc>
        <w:tc>
          <w:tcPr>
            <w:tcW w:w="3402" w:type="dxa"/>
          </w:tcPr>
          <w:p w:rsidR="002505F1" w:rsidRPr="00454C19" w:rsidRDefault="002505F1" w:rsidP="002505F1">
            <w:pPr>
              <w:rPr>
                <w:rFonts w:hint="eastAsia"/>
                <w:sz w:val="21"/>
                <w:szCs w:val="21"/>
              </w:rPr>
            </w:pPr>
            <w:r w:rsidRPr="00454C19">
              <w:rPr>
                <w:rFonts w:hint="eastAsia"/>
                <w:sz w:val="21"/>
                <w:szCs w:val="21"/>
              </w:rPr>
              <w:t>学科代号</w:t>
            </w:r>
          </w:p>
        </w:tc>
        <w:tc>
          <w:tcPr>
            <w:tcW w:w="2693" w:type="dxa"/>
          </w:tcPr>
          <w:p w:rsidR="002505F1" w:rsidRPr="00454C19" w:rsidRDefault="002505F1" w:rsidP="002505F1">
            <w:pPr>
              <w:rPr>
                <w:sz w:val="21"/>
                <w:szCs w:val="21"/>
              </w:rPr>
            </w:pPr>
            <w:r w:rsidRPr="00454C19">
              <w:rPr>
                <w:rFonts w:hint="eastAsia"/>
                <w:sz w:val="21"/>
                <w:szCs w:val="21"/>
              </w:rPr>
              <w:t>char(2)</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4.7 </w:t>
      </w:r>
      <w:r w:rsidR="002505F1">
        <w:rPr>
          <w:rFonts w:hint="eastAsia"/>
          <w:sz w:val="21"/>
          <w:szCs w:val="21"/>
        </w:rPr>
        <w:t>X</w:t>
      </w:r>
      <w:r w:rsidR="002505F1">
        <w:rPr>
          <w:sz w:val="21"/>
          <w:szCs w:val="21"/>
        </w:rPr>
        <w:t>XXX</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8415D1">
            <w:pPr>
              <w:rPr>
                <w:sz w:val="21"/>
                <w:szCs w:val="21"/>
              </w:rPr>
            </w:pPr>
          </w:p>
        </w:tc>
        <w:tc>
          <w:tcPr>
            <w:tcW w:w="3402" w:type="dxa"/>
            <w:tcBorders>
              <w:top w:val="single" w:sz="12" w:space="0" w:color="auto"/>
            </w:tcBorders>
            <w:vAlign w:val="center"/>
          </w:tcPr>
          <w:p w:rsidR="008415D1" w:rsidRDefault="008415D1">
            <w:pPr>
              <w:rPr>
                <w:sz w:val="21"/>
                <w:szCs w:val="21"/>
              </w:rPr>
            </w:pPr>
          </w:p>
        </w:tc>
        <w:tc>
          <w:tcPr>
            <w:tcW w:w="2693" w:type="dxa"/>
            <w:tcBorders>
              <w:top w:val="single" w:sz="12" w:space="0" w:color="auto"/>
            </w:tcBorders>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4.8 </w:t>
      </w:r>
      <w:r w:rsidR="00CB7B5D">
        <w:rPr>
          <w:rFonts w:hint="eastAsia"/>
          <w:sz w:val="21"/>
          <w:szCs w:val="21"/>
        </w:rPr>
        <w:t>X</w:t>
      </w:r>
      <w:r w:rsidR="00CB7B5D">
        <w:rPr>
          <w:sz w:val="21"/>
          <w:szCs w:val="21"/>
        </w:rPr>
        <w:t>XXX</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8415D1">
            <w:pPr>
              <w:rPr>
                <w:sz w:val="21"/>
                <w:szCs w:val="21"/>
              </w:rPr>
            </w:pPr>
          </w:p>
        </w:tc>
        <w:tc>
          <w:tcPr>
            <w:tcW w:w="3402" w:type="dxa"/>
            <w:tcBorders>
              <w:top w:val="single" w:sz="12" w:space="0" w:color="auto"/>
            </w:tcBorders>
            <w:vAlign w:val="center"/>
          </w:tcPr>
          <w:p w:rsidR="008415D1" w:rsidRDefault="008415D1">
            <w:pPr>
              <w:rPr>
                <w:sz w:val="21"/>
                <w:szCs w:val="21"/>
              </w:rPr>
            </w:pPr>
          </w:p>
        </w:tc>
        <w:tc>
          <w:tcPr>
            <w:tcW w:w="2693" w:type="dxa"/>
            <w:tcBorders>
              <w:top w:val="single" w:sz="12" w:space="0" w:color="auto"/>
            </w:tcBorders>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bl>
    <w:p w:rsidR="008415D1" w:rsidRDefault="008415D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w:t>
      </w:r>
      <w:r w:rsidRPr="009747EC">
        <w:rPr>
          <w:rFonts w:hint="eastAsia"/>
          <w:color w:val="FF0000"/>
          <w:sz w:val="21"/>
          <w:szCs w:val="21"/>
        </w:rPr>
        <w:t>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tcPr>
          <w:p w:rsidR="008415D1" w:rsidRDefault="00124AEC">
            <w:pPr>
              <w:rPr>
                <w:sz w:val="21"/>
                <w:szCs w:val="21"/>
              </w:rPr>
            </w:pPr>
            <w:r>
              <w:rPr>
                <w:rFonts w:hint="eastAsia"/>
                <w:sz w:val="21"/>
                <w:szCs w:val="21"/>
              </w:rPr>
              <w:t>id</w:t>
            </w:r>
          </w:p>
        </w:tc>
        <w:tc>
          <w:tcPr>
            <w:tcW w:w="3402" w:type="dxa"/>
            <w:tcBorders>
              <w:top w:val="single" w:sz="12" w:space="0" w:color="auto"/>
            </w:tcBorders>
          </w:tcPr>
          <w:p w:rsidR="008415D1" w:rsidRDefault="00124AEC">
            <w:pPr>
              <w:rPr>
                <w:sz w:val="21"/>
                <w:szCs w:val="21"/>
              </w:rPr>
            </w:pPr>
            <w:r>
              <w:rPr>
                <w:sz w:val="21"/>
                <w:szCs w:val="21"/>
              </w:rPr>
              <w:t>I</w:t>
            </w:r>
            <w:r>
              <w:rPr>
                <w:rFonts w:hint="eastAsia"/>
                <w:sz w:val="21"/>
                <w:szCs w:val="21"/>
              </w:rPr>
              <w:t>nt</w:t>
            </w:r>
          </w:p>
        </w:tc>
        <w:tc>
          <w:tcPr>
            <w:tcW w:w="2693" w:type="dxa"/>
            <w:tcBorders>
              <w:top w:val="single" w:sz="12" w:space="0" w:color="auto"/>
            </w:tcBorders>
          </w:tcPr>
          <w:p w:rsidR="008415D1" w:rsidRDefault="00124AEC">
            <w:pPr>
              <w:rPr>
                <w:sz w:val="21"/>
                <w:szCs w:val="21"/>
              </w:rPr>
            </w:pPr>
            <w:r>
              <w:rPr>
                <w:rFonts w:hint="eastAsia"/>
                <w:sz w:val="21"/>
                <w:szCs w:val="21"/>
              </w:rPr>
              <w:t>评论唯一标识</w:t>
            </w:r>
            <w:r>
              <w:rPr>
                <w:rFonts w:hint="eastAsia"/>
                <w:sz w:val="21"/>
                <w:szCs w:val="21"/>
              </w:rPr>
              <w:t>ID</w:t>
            </w:r>
          </w:p>
        </w:tc>
      </w:tr>
      <w:tr w:rsidR="008415D1">
        <w:trPr>
          <w:trHeight w:val="340"/>
          <w:jc w:val="center"/>
        </w:trPr>
        <w:tc>
          <w:tcPr>
            <w:tcW w:w="2235" w:type="dxa"/>
          </w:tcPr>
          <w:p w:rsidR="008415D1" w:rsidRDefault="00124AEC">
            <w:pPr>
              <w:rPr>
                <w:sz w:val="21"/>
                <w:szCs w:val="21"/>
              </w:rPr>
            </w:pPr>
            <w:r>
              <w:rPr>
                <w:rFonts w:hint="eastAsia"/>
                <w:sz w:val="21"/>
                <w:szCs w:val="21"/>
              </w:rPr>
              <w:t>bbsid</w:t>
            </w:r>
          </w:p>
        </w:tc>
        <w:tc>
          <w:tcPr>
            <w:tcW w:w="3402" w:type="dxa"/>
          </w:tcPr>
          <w:p w:rsidR="008415D1" w:rsidRDefault="00124AEC">
            <w:pPr>
              <w:rPr>
                <w:sz w:val="21"/>
                <w:szCs w:val="21"/>
              </w:rPr>
            </w:pPr>
            <w:r>
              <w:rPr>
                <w:sz w:val="21"/>
                <w:szCs w:val="21"/>
              </w:rPr>
              <w:t>I</w:t>
            </w:r>
            <w:r>
              <w:rPr>
                <w:rFonts w:hint="eastAsia"/>
                <w:sz w:val="21"/>
                <w:szCs w:val="21"/>
              </w:rPr>
              <w:t>nt</w:t>
            </w:r>
          </w:p>
        </w:tc>
        <w:tc>
          <w:tcPr>
            <w:tcW w:w="2693" w:type="dxa"/>
          </w:tcPr>
          <w:p w:rsidR="008415D1" w:rsidRDefault="00124AEC">
            <w:pPr>
              <w:rPr>
                <w:sz w:val="21"/>
                <w:szCs w:val="21"/>
              </w:rPr>
            </w:pPr>
            <w:r>
              <w:rPr>
                <w:sz w:val="21"/>
                <w:szCs w:val="21"/>
              </w:rPr>
              <w:t>评论对应话题</w:t>
            </w:r>
            <w:r>
              <w:rPr>
                <w:rFonts w:hint="eastAsia"/>
                <w:sz w:val="21"/>
                <w:szCs w:val="21"/>
              </w:rPr>
              <w:t>ID</w:t>
            </w:r>
          </w:p>
        </w:tc>
      </w:tr>
      <w:tr w:rsidR="008415D1">
        <w:trPr>
          <w:trHeight w:val="340"/>
          <w:jc w:val="center"/>
        </w:trPr>
        <w:tc>
          <w:tcPr>
            <w:tcW w:w="2235" w:type="dxa"/>
          </w:tcPr>
          <w:p w:rsidR="008415D1" w:rsidRDefault="00124AEC">
            <w:pPr>
              <w:rPr>
                <w:sz w:val="21"/>
                <w:szCs w:val="21"/>
              </w:rPr>
            </w:pPr>
            <w:r>
              <w:rPr>
                <w:rFonts w:hint="eastAsia"/>
                <w:sz w:val="21"/>
                <w:szCs w:val="21"/>
              </w:rPr>
              <w:t>auth</w:t>
            </w:r>
          </w:p>
        </w:tc>
        <w:tc>
          <w:tcPr>
            <w:tcW w:w="3402" w:type="dxa"/>
          </w:tcPr>
          <w:p w:rsidR="008415D1" w:rsidRDefault="00124AEC">
            <w:pPr>
              <w:rPr>
                <w:sz w:val="21"/>
                <w:szCs w:val="21"/>
              </w:rPr>
            </w:pPr>
            <w:r>
              <w:rPr>
                <w:sz w:val="21"/>
                <w:szCs w:val="21"/>
              </w:rPr>
              <w:t>N</w:t>
            </w:r>
            <w:r>
              <w:rPr>
                <w:rFonts w:hint="eastAsia"/>
                <w:sz w:val="21"/>
                <w:szCs w:val="21"/>
              </w:rPr>
              <w:t>char(20)</w:t>
            </w:r>
          </w:p>
        </w:tc>
        <w:tc>
          <w:tcPr>
            <w:tcW w:w="2693" w:type="dxa"/>
          </w:tcPr>
          <w:p w:rsidR="008415D1" w:rsidRDefault="00124AEC">
            <w:pPr>
              <w:rPr>
                <w:sz w:val="21"/>
                <w:szCs w:val="21"/>
              </w:rPr>
            </w:pPr>
            <w:r>
              <w:rPr>
                <w:rFonts w:hint="eastAsia"/>
                <w:sz w:val="21"/>
                <w:szCs w:val="21"/>
              </w:rPr>
              <w:t>发表评论作者</w:t>
            </w:r>
            <w:r>
              <w:rPr>
                <w:rFonts w:hint="eastAsia"/>
                <w:sz w:val="21"/>
                <w:szCs w:val="21"/>
              </w:rPr>
              <w:t>ID</w:t>
            </w:r>
          </w:p>
        </w:tc>
      </w:tr>
      <w:tr w:rsidR="008415D1">
        <w:trPr>
          <w:trHeight w:val="340"/>
          <w:jc w:val="center"/>
        </w:trPr>
        <w:tc>
          <w:tcPr>
            <w:tcW w:w="2235" w:type="dxa"/>
          </w:tcPr>
          <w:p w:rsidR="008415D1" w:rsidRDefault="00124AEC">
            <w:pPr>
              <w:rPr>
                <w:sz w:val="21"/>
                <w:szCs w:val="21"/>
              </w:rPr>
            </w:pPr>
            <w:r>
              <w:rPr>
                <w:rFonts w:hint="eastAsia"/>
                <w:sz w:val="21"/>
                <w:szCs w:val="21"/>
              </w:rPr>
              <w:t>time</w:t>
            </w:r>
          </w:p>
        </w:tc>
        <w:tc>
          <w:tcPr>
            <w:tcW w:w="3402" w:type="dxa"/>
          </w:tcPr>
          <w:p w:rsidR="008415D1" w:rsidRDefault="00124AEC">
            <w:pPr>
              <w:rPr>
                <w:sz w:val="21"/>
                <w:szCs w:val="21"/>
              </w:rPr>
            </w:pPr>
            <w:r>
              <w:rPr>
                <w:sz w:val="21"/>
                <w:szCs w:val="21"/>
              </w:rPr>
              <w:t>D</w:t>
            </w:r>
            <w:r>
              <w:rPr>
                <w:rFonts w:hint="eastAsia"/>
                <w:sz w:val="21"/>
                <w:szCs w:val="21"/>
              </w:rPr>
              <w:t>atetime</w:t>
            </w:r>
          </w:p>
        </w:tc>
        <w:tc>
          <w:tcPr>
            <w:tcW w:w="2693" w:type="dxa"/>
          </w:tcPr>
          <w:p w:rsidR="008415D1" w:rsidRDefault="00124AEC">
            <w:pPr>
              <w:rPr>
                <w:sz w:val="21"/>
                <w:szCs w:val="21"/>
              </w:rPr>
            </w:pPr>
            <w:r>
              <w:rPr>
                <w:rFonts w:hint="eastAsia"/>
                <w:sz w:val="21"/>
                <w:szCs w:val="21"/>
              </w:rPr>
              <w:t>发表评论时间</w:t>
            </w:r>
          </w:p>
        </w:tc>
      </w:tr>
      <w:tr w:rsidR="008415D1">
        <w:trPr>
          <w:trHeight w:val="340"/>
          <w:jc w:val="center"/>
        </w:trPr>
        <w:tc>
          <w:tcPr>
            <w:tcW w:w="2235" w:type="dxa"/>
          </w:tcPr>
          <w:p w:rsidR="008415D1" w:rsidRDefault="00124AEC">
            <w:pPr>
              <w:rPr>
                <w:sz w:val="21"/>
                <w:szCs w:val="21"/>
              </w:rPr>
            </w:pPr>
            <w:r>
              <w:rPr>
                <w:rFonts w:hint="eastAsia"/>
                <w:sz w:val="21"/>
                <w:szCs w:val="21"/>
              </w:rPr>
              <w:t>main</w:t>
            </w:r>
          </w:p>
        </w:tc>
        <w:tc>
          <w:tcPr>
            <w:tcW w:w="3402" w:type="dxa"/>
          </w:tcPr>
          <w:p w:rsidR="008415D1" w:rsidRDefault="00124AEC">
            <w:pPr>
              <w:rPr>
                <w:sz w:val="21"/>
                <w:szCs w:val="21"/>
              </w:rPr>
            </w:pPr>
            <w:r>
              <w:rPr>
                <w:sz w:val="21"/>
                <w:szCs w:val="21"/>
              </w:rPr>
              <w:t>N</w:t>
            </w:r>
            <w:r>
              <w:rPr>
                <w:rFonts w:hint="eastAsia"/>
                <w:sz w:val="21"/>
                <w:szCs w:val="21"/>
              </w:rPr>
              <w:t>char(200)</w:t>
            </w:r>
          </w:p>
        </w:tc>
        <w:tc>
          <w:tcPr>
            <w:tcW w:w="2693" w:type="dxa"/>
          </w:tcPr>
          <w:p w:rsidR="008415D1" w:rsidRDefault="00124AEC">
            <w:pPr>
              <w:rPr>
                <w:sz w:val="21"/>
                <w:szCs w:val="21"/>
              </w:rPr>
            </w:pPr>
            <w:r>
              <w:rPr>
                <w:rFonts w:hint="eastAsia"/>
                <w:sz w:val="21"/>
                <w:szCs w:val="21"/>
              </w:rPr>
              <w:t>评论内容</w:t>
            </w:r>
          </w:p>
        </w:tc>
      </w:tr>
      <w:tr w:rsidR="008415D1">
        <w:trPr>
          <w:trHeight w:val="340"/>
          <w:jc w:val="center"/>
        </w:trPr>
        <w:tc>
          <w:tcPr>
            <w:tcW w:w="2235" w:type="dxa"/>
          </w:tcPr>
          <w:p w:rsidR="008415D1" w:rsidRDefault="00124AEC">
            <w:pPr>
              <w:rPr>
                <w:sz w:val="21"/>
                <w:szCs w:val="21"/>
              </w:rPr>
            </w:pPr>
            <w:r>
              <w:rPr>
                <w:rFonts w:hint="eastAsia"/>
                <w:sz w:val="21"/>
                <w:szCs w:val="21"/>
              </w:rPr>
              <w:t>retired</w:t>
            </w:r>
          </w:p>
        </w:tc>
        <w:tc>
          <w:tcPr>
            <w:tcW w:w="3402" w:type="dxa"/>
          </w:tcPr>
          <w:p w:rsidR="008415D1" w:rsidRDefault="00124AEC">
            <w:pPr>
              <w:rPr>
                <w:sz w:val="21"/>
                <w:szCs w:val="21"/>
              </w:rPr>
            </w:pPr>
            <w:r>
              <w:rPr>
                <w:rFonts w:hint="eastAsia"/>
                <w:sz w:val="21"/>
                <w:szCs w:val="21"/>
              </w:rPr>
              <w:t>Int</w:t>
            </w:r>
          </w:p>
        </w:tc>
        <w:tc>
          <w:tcPr>
            <w:tcW w:w="2693" w:type="dxa"/>
          </w:tcPr>
          <w:p w:rsidR="008415D1" w:rsidRDefault="00124AEC">
            <w:pPr>
              <w:rPr>
                <w:sz w:val="21"/>
                <w:szCs w:val="21"/>
              </w:rPr>
            </w:pPr>
            <w:r>
              <w:rPr>
                <w:rFonts w:hint="eastAsia"/>
                <w:sz w:val="21"/>
                <w:szCs w:val="21"/>
              </w:rPr>
              <w:t>表示可用信息</w:t>
            </w:r>
          </w:p>
        </w:tc>
      </w:tr>
    </w:tbl>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77" w:name="_Toc483344142"/>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77"/>
    </w:p>
    <w:p w:rsidR="008415D1" w:rsidRDefault="00124AEC">
      <w:pPr>
        <w:pStyle w:val="Heading2"/>
        <w:spacing w:before="240" w:after="120"/>
      </w:pPr>
      <w:bookmarkStart w:id="178" w:name="_Toc483344143"/>
      <w:r>
        <w:rPr>
          <w:rFonts w:hint="eastAsia"/>
        </w:rPr>
        <w:t xml:space="preserve">5.1 </w:t>
      </w:r>
      <w:r>
        <w:rPr>
          <w:rFonts w:hint="eastAsia"/>
        </w:rPr>
        <w:t>页面设计</w:t>
      </w:r>
      <w:bookmarkEnd w:id="178"/>
    </w:p>
    <w:p w:rsidR="008415D1" w:rsidRDefault="00124AEC">
      <w:pPr>
        <w:pStyle w:val="Heading3"/>
        <w:spacing w:before="120"/>
      </w:pPr>
      <w:bookmarkStart w:id="179" w:name="_Toc483344144"/>
      <w:r>
        <w:rPr>
          <w:rFonts w:hint="eastAsia"/>
        </w:rPr>
        <w:t>5.1.1</w:t>
      </w:r>
      <w:bookmarkEnd w:id="179"/>
      <w:r>
        <w:rPr>
          <w:rFonts w:hint="eastAsia"/>
        </w:rPr>
        <w:t>登录</w:t>
      </w:r>
      <w:r>
        <w:rPr>
          <w:rFonts w:hint="eastAsia"/>
        </w:rPr>
        <w:t>/</w:t>
      </w:r>
      <w:r>
        <w:rPr>
          <w:rFonts w:hint="eastAsia"/>
        </w:rPr>
        <w:t>注册页面</w:t>
      </w:r>
    </w:p>
    <w:p w:rsidR="008415D1" w:rsidRDefault="00D77F31">
      <w:pPr>
        <w:spacing w:line="300" w:lineRule="auto"/>
        <w:jc w:val="center"/>
      </w:pPr>
      <w:r>
        <w:rPr>
          <w:noProof/>
        </w:rPr>
        <w:drawing>
          <wp:inline distT="0" distB="0" distL="0" distR="0" wp14:anchorId="0C0C59C9" wp14:editId="5A9AFB83">
            <wp:extent cx="5579745" cy="4170045"/>
            <wp:effectExtent l="0" t="0" r="0" b="0"/>
            <wp:docPr id="1" name="Picture 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41700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5.1 </w:t>
      </w:r>
      <w:r w:rsidR="006F2B22">
        <w:rPr>
          <w:rFonts w:hint="eastAsia"/>
          <w:sz w:val="21"/>
          <w:szCs w:val="21"/>
        </w:rPr>
        <w:t>用户登录</w:t>
      </w:r>
      <w:r w:rsidR="006F2B22">
        <w:rPr>
          <w:rFonts w:hint="eastAsia"/>
          <w:sz w:val="21"/>
          <w:szCs w:val="21"/>
        </w:rPr>
        <w:t>/</w:t>
      </w:r>
      <w:r w:rsidR="006F2B22">
        <w:rPr>
          <w:rFonts w:hint="eastAsia"/>
          <w:sz w:val="21"/>
          <w:szCs w:val="21"/>
        </w:rPr>
        <w:t>注册</w:t>
      </w:r>
      <w:r>
        <w:rPr>
          <w:rFonts w:hint="eastAsia"/>
          <w:sz w:val="21"/>
          <w:szCs w:val="21"/>
        </w:rPr>
        <w:t>顺序图</w:t>
      </w:r>
    </w:p>
    <w:p w:rsidR="008415D1" w:rsidRDefault="008415D1">
      <w:pPr>
        <w:spacing w:line="300" w:lineRule="auto"/>
        <w:jc w:val="center"/>
        <w:rPr>
          <w:sz w:val="21"/>
          <w:szCs w:val="21"/>
        </w:rPr>
      </w:pPr>
    </w:p>
    <w:p w:rsidR="008415D1" w:rsidRDefault="00124AEC">
      <w:pPr>
        <w:pStyle w:val="Heading3"/>
        <w:spacing w:before="120"/>
      </w:pPr>
      <w:bookmarkStart w:id="180" w:name="_Toc483344145"/>
      <w:r>
        <w:rPr>
          <w:rFonts w:hint="eastAsia"/>
        </w:rPr>
        <w:lastRenderedPageBreak/>
        <w:t>5.1.2</w:t>
      </w:r>
      <w:r>
        <w:rPr>
          <w:rFonts w:hint="eastAsia"/>
        </w:rPr>
        <w:t>管理员管理教师</w:t>
      </w:r>
      <w:r>
        <w:rPr>
          <w:rFonts w:hint="eastAsia"/>
        </w:rPr>
        <w:t>/</w:t>
      </w:r>
      <w:r>
        <w:rPr>
          <w:rFonts w:hint="eastAsia"/>
        </w:rPr>
        <w:t>学生</w:t>
      </w:r>
      <w:bookmarkEnd w:id="180"/>
    </w:p>
    <w:p w:rsidR="008415D1" w:rsidRDefault="00765680">
      <w:pPr>
        <w:spacing w:line="300" w:lineRule="auto"/>
      </w:pPr>
      <w:r>
        <w:rPr>
          <w:noProof/>
        </w:rPr>
        <w:drawing>
          <wp:inline distT="0" distB="0" distL="0" distR="0" wp14:anchorId="3198D584" wp14:editId="05C425A0">
            <wp:extent cx="5579745" cy="4180840"/>
            <wp:effectExtent l="0" t="0" r="0" b="0"/>
            <wp:docPr id="16" name="Picture 1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18084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rsidR="008415D1" w:rsidRDefault="00124AEC">
      <w:pPr>
        <w:pStyle w:val="Heading3"/>
        <w:spacing w:before="120"/>
      </w:pPr>
      <w:bookmarkStart w:id="181" w:name="_Toc483344146"/>
      <w:r>
        <w:rPr>
          <w:rFonts w:hint="eastAsia"/>
        </w:rPr>
        <w:lastRenderedPageBreak/>
        <w:t>5.1.3</w:t>
      </w:r>
      <w:r>
        <w:rPr>
          <w:rFonts w:hint="eastAsia"/>
        </w:rPr>
        <w:t>管理员</w:t>
      </w:r>
      <w:bookmarkEnd w:id="181"/>
      <w:r w:rsidR="000E2133">
        <w:rPr>
          <w:rFonts w:hint="eastAsia"/>
        </w:rPr>
        <w:t>管理</w:t>
      </w:r>
      <w:r>
        <w:rPr>
          <w:rFonts w:hint="eastAsia"/>
        </w:rPr>
        <w:t>课程</w:t>
      </w:r>
    </w:p>
    <w:p w:rsidR="008415D1" w:rsidRDefault="00817C60" w:rsidP="0060553F">
      <w:pPr>
        <w:spacing w:line="300" w:lineRule="auto"/>
        <w:jc w:val="center"/>
      </w:pPr>
      <w:r>
        <w:rPr>
          <w:noProof/>
        </w:rPr>
        <w:drawing>
          <wp:inline distT="0" distB="0" distL="0" distR="0" wp14:anchorId="4BAA7B94" wp14:editId="75D41462">
            <wp:extent cx="5579745" cy="4157345"/>
            <wp:effectExtent l="0" t="0" r="0" b="0"/>
            <wp:docPr id="17" name="Picture 1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1573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w:t>
      </w:r>
      <w:r w:rsidR="0096510A">
        <w:rPr>
          <w:rFonts w:hint="eastAsia"/>
          <w:sz w:val="21"/>
          <w:szCs w:val="21"/>
        </w:rPr>
        <w:t>课程时序图</w:t>
      </w:r>
    </w:p>
    <w:p w:rsidR="008415D1" w:rsidRDefault="00124AEC">
      <w:pPr>
        <w:pStyle w:val="Heading3"/>
        <w:spacing w:before="120"/>
      </w:pPr>
      <w:bookmarkStart w:id="182" w:name="_Toc483344147"/>
      <w:r>
        <w:rPr>
          <w:rFonts w:hint="eastAsia"/>
        </w:rPr>
        <w:lastRenderedPageBreak/>
        <w:t>5.1.4</w:t>
      </w:r>
      <w:r>
        <w:rPr>
          <w:rFonts w:hint="eastAsia"/>
        </w:rPr>
        <w:t>教师</w:t>
      </w:r>
      <w:bookmarkEnd w:id="182"/>
      <w:r>
        <w:rPr>
          <w:rFonts w:hint="eastAsia"/>
        </w:rPr>
        <w:t>管理课程</w:t>
      </w:r>
    </w:p>
    <w:p w:rsidR="008415D1" w:rsidRDefault="000115EB">
      <w:pPr>
        <w:spacing w:line="300" w:lineRule="auto"/>
        <w:jc w:val="center"/>
      </w:pPr>
      <w:r>
        <w:rPr>
          <w:noProof/>
        </w:rPr>
        <w:drawing>
          <wp:inline distT="0" distB="0" distL="0" distR="0" wp14:anchorId="50E0C74F" wp14:editId="5F4EE43E">
            <wp:extent cx="5579745" cy="4199890"/>
            <wp:effectExtent l="0" t="0" r="0" b="0"/>
            <wp:docPr id="18" name="Picture 1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1998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教师上传课件顺序图</w:t>
      </w:r>
    </w:p>
    <w:p w:rsidR="008415D1" w:rsidRDefault="008415D1">
      <w:pPr>
        <w:spacing w:line="300" w:lineRule="auto"/>
        <w:jc w:val="center"/>
        <w:rPr>
          <w:sz w:val="21"/>
          <w:szCs w:val="21"/>
        </w:rPr>
      </w:pPr>
    </w:p>
    <w:p w:rsidR="008415D1" w:rsidRDefault="00124AEC">
      <w:pPr>
        <w:pStyle w:val="Heading3"/>
        <w:spacing w:before="120"/>
      </w:pPr>
      <w:bookmarkStart w:id="183" w:name="_Toc483344148"/>
      <w:r>
        <w:rPr>
          <w:rFonts w:hint="eastAsia"/>
        </w:rPr>
        <w:lastRenderedPageBreak/>
        <w:t>5.1.5</w:t>
      </w:r>
      <w:r>
        <w:rPr>
          <w:rFonts w:hint="eastAsia"/>
        </w:rPr>
        <w:t>教师</w:t>
      </w:r>
      <w:r>
        <w:rPr>
          <w:rFonts w:hint="eastAsia"/>
        </w:rPr>
        <w:t>/</w:t>
      </w:r>
      <w:r>
        <w:rPr>
          <w:rFonts w:hint="eastAsia"/>
        </w:rPr>
        <w:t>学生相互评论</w:t>
      </w:r>
      <w:bookmarkEnd w:id="183"/>
    </w:p>
    <w:p w:rsidR="008415D1" w:rsidRDefault="000115EB">
      <w:pPr>
        <w:spacing w:line="300" w:lineRule="auto"/>
        <w:jc w:val="center"/>
      </w:pPr>
      <w:r>
        <w:rPr>
          <w:noProof/>
        </w:rPr>
        <w:drawing>
          <wp:inline distT="0" distB="0" distL="0" distR="0" wp14:anchorId="79BE2B34" wp14:editId="59B833A3">
            <wp:extent cx="5579745" cy="417512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417512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用户新增评论顺序图</w:t>
      </w:r>
    </w:p>
    <w:p w:rsidR="008415D1" w:rsidRDefault="00124AEC">
      <w:pPr>
        <w:pStyle w:val="Heading3"/>
        <w:spacing w:before="120"/>
      </w:pPr>
      <w:bookmarkStart w:id="184" w:name="_Toc483344149"/>
      <w:r>
        <w:rPr>
          <w:rFonts w:hint="eastAsia"/>
        </w:rPr>
        <w:lastRenderedPageBreak/>
        <w:t>5.1.6</w:t>
      </w:r>
      <w:r>
        <w:rPr>
          <w:rFonts w:hint="eastAsia"/>
        </w:rPr>
        <w:t>教师管理学生</w:t>
      </w:r>
      <w:bookmarkEnd w:id="184"/>
    </w:p>
    <w:p w:rsidR="008415D1" w:rsidRDefault="00EC1F3B">
      <w:pPr>
        <w:spacing w:line="300" w:lineRule="auto"/>
        <w:jc w:val="center"/>
      </w:pPr>
      <w:r>
        <w:rPr>
          <w:noProof/>
        </w:rPr>
        <w:drawing>
          <wp:inline distT="0" distB="0" distL="0" distR="0" wp14:anchorId="0AB38D81" wp14:editId="12122C84">
            <wp:extent cx="5579745" cy="4140835"/>
            <wp:effectExtent l="0" t="0" r="0" b="0"/>
            <wp:docPr id="20" name="Picture 2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14083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教师下载作业顺序图</w:t>
      </w:r>
    </w:p>
    <w:p w:rsidR="008415D1" w:rsidRDefault="008415D1">
      <w:pPr>
        <w:spacing w:line="300" w:lineRule="auto"/>
        <w:jc w:val="center"/>
        <w:rPr>
          <w:sz w:val="21"/>
          <w:szCs w:val="21"/>
        </w:rPr>
      </w:pPr>
    </w:p>
    <w:p w:rsidR="008415D1" w:rsidRDefault="00124AEC">
      <w:pPr>
        <w:pStyle w:val="Heading3"/>
        <w:spacing w:before="120"/>
      </w:pPr>
      <w:bookmarkStart w:id="185" w:name="_Toc483344150"/>
      <w:r>
        <w:rPr>
          <w:rFonts w:hint="eastAsia"/>
        </w:rPr>
        <w:lastRenderedPageBreak/>
        <w:t>5.1.7</w:t>
      </w:r>
      <w:r>
        <w:rPr>
          <w:rFonts w:hint="eastAsia"/>
        </w:rPr>
        <w:t>学生选择</w:t>
      </w:r>
      <w:r>
        <w:rPr>
          <w:rFonts w:hint="eastAsia"/>
        </w:rPr>
        <w:t>/</w:t>
      </w:r>
      <w:r>
        <w:rPr>
          <w:rFonts w:hint="eastAsia"/>
        </w:rPr>
        <w:t>收藏课程</w:t>
      </w:r>
      <w:bookmarkEnd w:id="185"/>
    </w:p>
    <w:p w:rsidR="008415D1" w:rsidRDefault="00E02613">
      <w:pPr>
        <w:spacing w:line="300" w:lineRule="auto"/>
        <w:jc w:val="center"/>
      </w:pPr>
      <w:r>
        <w:rPr>
          <w:noProof/>
        </w:rPr>
        <w:drawing>
          <wp:inline distT="0" distB="0" distL="0" distR="0" wp14:anchorId="618825D2" wp14:editId="176587F3">
            <wp:extent cx="5579745" cy="4152265"/>
            <wp:effectExtent l="0" t="0" r="0" b="0"/>
            <wp:docPr id="32" name="Picture 3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15226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学生报名课程顺序图</w:t>
      </w:r>
    </w:p>
    <w:p w:rsidR="008415D1" w:rsidRDefault="008415D1">
      <w:pPr>
        <w:spacing w:line="300" w:lineRule="auto"/>
        <w:jc w:val="center"/>
        <w:rPr>
          <w:sz w:val="21"/>
          <w:szCs w:val="21"/>
        </w:rPr>
      </w:pPr>
    </w:p>
    <w:p w:rsidR="008415D1" w:rsidRDefault="00124AEC">
      <w:pPr>
        <w:pStyle w:val="Heading3"/>
        <w:spacing w:before="120"/>
      </w:pPr>
      <w:bookmarkStart w:id="186" w:name="_Toc483344151"/>
      <w:r>
        <w:rPr>
          <w:rFonts w:hint="eastAsia"/>
        </w:rPr>
        <w:lastRenderedPageBreak/>
        <w:t>5.1.8</w:t>
      </w:r>
      <w:r>
        <w:rPr>
          <w:rFonts w:hint="eastAsia"/>
        </w:rPr>
        <w:t>教师</w:t>
      </w:r>
      <w:r>
        <w:rPr>
          <w:rFonts w:hint="eastAsia"/>
        </w:rPr>
        <w:t>/</w:t>
      </w:r>
      <w:r>
        <w:rPr>
          <w:rFonts w:hint="eastAsia"/>
        </w:rPr>
        <w:t>学生修改个人信息</w:t>
      </w:r>
      <w:bookmarkEnd w:id="186"/>
    </w:p>
    <w:p w:rsidR="008415D1" w:rsidRDefault="00EC1F3B">
      <w:pPr>
        <w:spacing w:line="300" w:lineRule="auto"/>
        <w:jc w:val="center"/>
      </w:pPr>
      <w:r>
        <w:rPr>
          <w:noProof/>
        </w:rPr>
        <w:drawing>
          <wp:inline distT="0" distB="0" distL="0" distR="0" wp14:anchorId="5F5D73C5" wp14:editId="2953B06D">
            <wp:extent cx="5579745" cy="4145915"/>
            <wp:effectExtent l="0" t="0" r="0" b="0"/>
            <wp:docPr id="21" name="Picture 2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4145915"/>
                    </a:xfrm>
                    <a:prstGeom prst="rect">
                      <a:avLst/>
                    </a:prstGeom>
                  </pic:spPr>
                </pic:pic>
              </a:graphicData>
            </a:graphic>
          </wp:inline>
        </w:drawing>
      </w:r>
    </w:p>
    <w:p w:rsidR="00C879F7" w:rsidRPr="00C879F7" w:rsidRDefault="00124AEC" w:rsidP="00C879F7">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bookmarkStart w:id="187" w:name="_Toc483344152"/>
    </w:p>
    <w:p w:rsidR="008415D1" w:rsidRDefault="00124AEC">
      <w:pPr>
        <w:pStyle w:val="Heading3"/>
        <w:spacing w:before="120"/>
      </w:pPr>
      <w:r>
        <w:rPr>
          <w:rFonts w:hint="eastAsia"/>
        </w:rPr>
        <w:lastRenderedPageBreak/>
        <w:t>5.1.9</w:t>
      </w:r>
      <w:r>
        <w:rPr>
          <w:rFonts w:hint="eastAsia"/>
        </w:rPr>
        <w:t>教师</w:t>
      </w:r>
      <w:r>
        <w:rPr>
          <w:rFonts w:hint="eastAsia"/>
        </w:rPr>
        <w:t>/</w:t>
      </w:r>
      <w:r>
        <w:rPr>
          <w:rFonts w:hint="eastAsia"/>
        </w:rPr>
        <w:t>学生私信互动</w:t>
      </w:r>
      <w:bookmarkEnd w:id="187"/>
    </w:p>
    <w:p w:rsidR="008415D1" w:rsidRDefault="00EC1F3B">
      <w:pPr>
        <w:spacing w:line="300" w:lineRule="auto"/>
        <w:jc w:val="center"/>
      </w:pPr>
      <w:r>
        <w:rPr>
          <w:noProof/>
        </w:rPr>
        <w:drawing>
          <wp:inline distT="0" distB="0" distL="0" distR="0" wp14:anchorId="1434E351" wp14:editId="1C7314AC">
            <wp:extent cx="5579745" cy="4136390"/>
            <wp:effectExtent l="0" t="0" r="0" b="0"/>
            <wp:docPr id="22" name="Picture 2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41363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学生聊天顺序图</w:t>
      </w:r>
    </w:p>
    <w:p w:rsidR="008415D1" w:rsidRDefault="008415D1">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bookmarkStart w:id="188" w:name="_GoBack"/>
      <w:bookmarkEnd w:id="188"/>
    </w:p>
    <w:p w:rsidR="008415D1" w:rsidRDefault="00124AEC">
      <w:pPr>
        <w:pStyle w:val="Heading2"/>
        <w:spacing w:before="240" w:after="120"/>
      </w:pPr>
      <w:bookmarkStart w:id="189" w:name="_Toc483344153"/>
      <w:r>
        <w:rPr>
          <w:rFonts w:hint="eastAsia"/>
        </w:rPr>
        <w:lastRenderedPageBreak/>
        <w:t xml:space="preserve">5.2 </w:t>
      </w:r>
      <w:r>
        <w:rPr>
          <w:rFonts w:hint="eastAsia"/>
        </w:rPr>
        <w:t>实体类设计</w:t>
      </w:r>
      <w:bookmarkEnd w:id="189"/>
    </w:p>
    <w:p w:rsidR="008415D1" w:rsidRDefault="00124AEC">
      <w:pPr>
        <w:pStyle w:val="Heading3"/>
        <w:spacing w:before="120"/>
      </w:pPr>
      <w:bookmarkStart w:id="190" w:name="_Toc483344154"/>
      <w:r>
        <w:rPr>
          <w:rFonts w:hint="eastAsia"/>
        </w:rPr>
        <w:t>5.2.1</w:t>
      </w:r>
      <w:r>
        <w:rPr>
          <w:rFonts w:hint="eastAsia"/>
        </w:rPr>
        <w:t>用户类设计</w:t>
      </w:r>
      <w:bookmarkEnd w:id="190"/>
    </w:p>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5.1 </w:t>
      </w:r>
      <w:r>
        <w:rPr>
          <w:rFonts w:hint="eastAsia"/>
          <w:sz w:val="21"/>
          <w:szCs w:val="21"/>
        </w:rPr>
        <w:t>教师类</w:t>
      </w:r>
    </w:p>
    <w:tbl>
      <w:tblPr>
        <w:tblStyle w:val="TableGrid"/>
        <w:tblW w:w="5353" w:type="dxa"/>
        <w:jc w:val="center"/>
        <w:tblLayout w:type="fixed"/>
        <w:tblLook w:val="04A0" w:firstRow="1" w:lastRow="0" w:firstColumn="1" w:lastColumn="0" w:noHBand="0" w:noVBand="1"/>
      </w:tblPr>
      <w:tblGrid>
        <w:gridCol w:w="5353"/>
      </w:tblGrid>
      <w:tr w:rsidR="008415D1">
        <w:trPr>
          <w:trHeight w:val="397"/>
          <w:jc w:val="center"/>
        </w:trPr>
        <w:tc>
          <w:tcPr>
            <w:tcW w:w="5353" w:type="dxa"/>
            <w:vAlign w:val="center"/>
          </w:tcPr>
          <w:p w:rsidR="008415D1" w:rsidRDefault="00124AEC">
            <w:pPr>
              <w:spacing w:line="300" w:lineRule="auto"/>
              <w:rPr>
                <w:sz w:val="21"/>
                <w:szCs w:val="21"/>
              </w:rPr>
            </w:pPr>
            <w:r>
              <w:rPr>
                <w:rFonts w:hint="eastAsia"/>
                <w:sz w:val="21"/>
                <w:szCs w:val="21"/>
              </w:rPr>
              <w:t>教师</w:t>
            </w:r>
          </w:p>
        </w:tc>
      </w:tr>
      <w:tr w:rsidR="008415D1">
        <w:trPr>
          <w:trHeight w:val="1701"/>
          <w:jc w:val="center"/>
        </w:trPr>
        <w:tc>
          <w:tcPr>
            <w:tcW w:w="5353" w:type="dxa"/>
            <w:vAlign w:val="center"/>
          </w:tcPr>
          <w:p w:rsidR="008415D1" w:rsidRDefault="00124AEC">
            <w:pPr>
              <w:spacing w:line="300" w:lineRule="auto"/>
              <w:rPr>
                <w:sz w:val="21"/>
                <w:szCs w:val="21"/>
              </w:rPr>
            </w:pPr>
            <w:r>
              <w:rPr>
                <w:rFonts w:hint="eastAsia"/>
                <w:sz w:val="21"/>
                <w:szCs w:val="21"/>
              </w:rPr>
              <w:t>ID int</w:t>
            </w:r>
          </w:p>
          <w:p w:rsidR="008415D1" w:rsidRDefault="00124AEC">
            <w:pPr>
              <w:spacing w:line="300" w:lineRule="auto"/>
              <w:rPr>
                <w:sz w:val="21"/>
                <w:szCs w:val="21"/>
              </w:rPr>
            </w:pPr>
            <w:r>
              <w:rPr>
                <w:rFonts w:hint="eastAsia"/>
                <w:sz w:val="21"/>
                <w:szCs w:val="21"/>
              </w:rPr>
              <w:t>姓名</w:t>
            </w:r>
            <w:r>
              <w:rPr>
                <w:rFonts w:hint="eastAsia"/>
                <w:sz w:val="21"/>
                <w:szCs w:val="21"/>
              </w:rPr>
              <w:t xml:space="preserve"> char(20)</w:t>
            </w:r>
          </w:p>
          <w:p w:rsidR="008415D1" w:rsidRDefault="00124AEC">
            <w:pPr>
              <w:spacing w:line="300" w:lineRule="auto"/>
              <w:rPr>
                <w:sz w:val="21"/>
                <w:szCs w:val="21"/>
              </w:rPr>
            </w:pPr>
            <w:r>
              <w:rPr>
                <w:rFonts w:hint="eastAsia"/>
                <w:sz w:val="21"/>
                <w:szCs w:val="21"/>
              </w:rPr>
              <w:t>密码</w:t>
            </w:r>
            <w:r>
              <w:rPr>
                <w:rFonts w:hint="eastAsia"/>
                <w:sz w:val="21"/>
                <w:szCs w:val="21"/>
              </w:rPr>
              <w:t xml:space="preserve"> char(20)</w:t>
            </w:r>
          </w:p>
          <w:p w:rsidR="008415D1" w:rsidRDefault="00124AEC">
            <w:pPr>
              <w:spacing w:line="300" w:lineRule="auto"/>
              <w:rPr>
                <w:sz w:val="21"/>
                <w:szCs w:val="21"/>
              </w:rPr>
            </w:pPr>
            <w:r>
              <w:rPr>
                <w:rFonts w:hint="eastAsia"/>
                <w:sz w:val="21"/>
                <w:szCs w:val="21"/>
              </w:rPr>
              <w:t>电话</w:t>
            </w:r>
            <w:r>
              <w:rPr>
                <w:rFonts w:hint="eastAsia"/>
                <w:sz w:val="21"/>
                <w:szCs w:val="21"/>
              </w:rPr>
              <w:t xml:space="preserve"> nchar(20)</w:t>
            </w:r>
          </w:p>
          <w:p w:rsidR="008415D1" w:rsidRDefault="00124AEC">
            <w:pPr>
              <w:spacing w:line="300" w:lineRule="auto"/>
              <w:rPr>
                <w:sz w:val="21"/>
                <w:szCs w:val="21"/>
              </w:rPr>
            </w:pPr>
            <w:r>
              <w:rPr>
                <w:rFonts w:hint="eastAsia"/>
                <w:sz w:val="21"/>
                <w:szCs w:val="21"/>
              </w:rPr>
              <w:t>可用信息</w:t>
            </w:r>
            <w:r>
              <w:rPr>
                <w:rFonts w:hint="eastAsia"/>
                <w:sz w:val="21"/>
                <w:szCs w:val="21"/>
              </w:rPr>
              <w:t xml:space="preserve"> int</w:t>
            </w:r>
          </w:p>
        </w:tc>
      </w:tr>
      <w:tr w:rsidR="008415D1">
        <w:trPr>
          <w:trHeight w:val="2381"/>
          <w:jc w:val="center"/>
        </w:trPr>
        <w:tc>
          <w:tcPr>
            <w:tcW w:w="5353" w:type="dxa"/>
            <w:vAlign w:val="center"/>
          </w:tcPr>
          <w:p w:rsidR="008415D1" w:rsidRDefault="00124AEC">
            <w:pPr>
              <w:spacing w:line="300" w:lineRule="auto"/>
              <w:rPr>
                <w:sz w:val="21"/>
                <w:szCs w:val="21"/>
              </w:rPr>
            </w:pPr>
            <w:r>
              <w:rPr>
                <w:rFonts w:hint="eastAsia"/>
                <w:sz w:val="21"/>
                <w:szCs w:val="21"/>
              </w:rPr>
              <w:t>输出所有教师（）：教师</w:t>
            </w:r>
          </w:p>
          <w:p w:rsidR="008415D1" w:rsidRDefault="00124AEC">
            <w:pPr>
              <w:spacing w:line="300" w:lineRule="auto"/>
              <w:rPr>
                <w:sz w:val="21"/>
                <w:szCs w:val="21"/>
              </w:rPr>
            </w:pPr>
            <w:r>
              <w:rPr>
                <w:rFonts w:hint="eastAsia"/>
                <w:sz w:val="21"/>
                <w:szCs w:val="21"/>
              </w:rPr>
              <w:t>根据教师</w:t>
            </w:r>
            <w:r>
              <w:rPr>
                <w:rFonts w:hint="eastAsia"/>
                <w:sz w:val="21"/>
                <w:szCs w:val="21"/>
              </w:rPr>
              <w:t>ID</w:t>
            </w:r>
            <w:r>
              <w:rPr>
                <w:rFonts w:hint="eastAsia"/>
                <w:sz w:val="21"/>
                <w:szCs w:val="21"/>
              </w:rPr>
              <w:t>输出教师（教师</w:t>
            </w:r>
            <w:r>
              <w:rPr>
                <w:rFonts w:hint="eastAsia"/>
                <w:sz w:val="21"/>
                <w:szCs w:val="21"/>
              </w:rPr>
              <w:t>ID</w:t>
            </w:r>
            <w:r>
              <w:rPr>
                <w:rFonts w:hint="eastAsia"/>
                <w:sz w:val="21"/>
                <w:szCs w:val="21"/>
              </w:rPr>
              <w:t>）：教师</w:t>
            </w:r>
          </w:p>
          <w:p w:rsidR="008415D1" w:rsidRDefault="00124AEC">
            <w:pPr>
              <w:spacing w:line="300" w:lineRule="auto"/>
              <w:rPr>
                <w:sz w:val="21"/>
                <w:szCs w:val="21"/>
              </w:rPr>
            </w:pPr>
            <w:r>
              <w:rPr>
                <w:rFonts w:hint="eastAsia"/>
                <w:sz w:val="21"/>
                <w:szCs w:val="21"/>
              </w:rPr>
              <w:t>根据学生</w:t>
            </w:r>
            <w:r>
              <w:rPr>
                <w:rFonts w:hint="eastAsia"/>
                <w:sz w:val="21"/>
                <w:szCs w:val="21"/>
              </w:rPr>
              <w:t>ID</w:t>
            </w:r>
            <w:r>
              <w:rPr>
                <w:rFonts w:hint="eastAsia"/>
                <w:sz w:val="21"/>
                <w:szCs w:val="21"/>
              </w:rPr>
              <w:t>输出报名课程教师（学生</w:t>
            </w:r>
            <w:r>
              <w:rPr>
                <w:rFonts w:hint="eastAsia"/>
                <w:sz w:val="21"/>
                <w:szCs w:val="21"/>
              </w:rPr>
              <w:t>ID</w:t>
            </w:r>
            <w:r>
              <w:rPr>
                <w:rFonts w:hint="eastAsia"/>
                <w:sz w:val="21"/>
                <w:szCs w:val="21"/>
              </w:rPr>
              <w:t>）：教师</w:t>
            </w:r>
          </w:p>
          <w:p w:rsidR="008415D1" w:rsidRDefault="00124AEC">
            <w:pPr>
              <w:spacing w:line="300" w:lineRule="auto"/>
              <w:rPr>
                <w:sz w:val="21"/>
                <w:szCs w:val="21"/>
              </w:rPr>
            </w:pPr>
            <w:r>
              <w:rPr>
                <w:rFonts w:hint="eastAsia"/>
                <w:sz w:val="21"/>
                <w:szCs w:val="21"/>
              </w:rPr>
              <w:t>检查教师</w:t>
            </w:r>
            <w:r>
              <w:rPr>
                <w:rFonts w:hint="eastAsia"/>
                <w:sz w:val="21"/>
                <w:szCs w:val="21"/>
              </w:rPr>
              <w:t>ID</w:t>
            </w:r>
            <w:r>
              <w:rPr>
                <w:rFonts w:hint="eastAsia"/>
                <w:sz w:val="21"/>
                <w:szCs w:val="21"/>
              </w:rPr>
              <w:t>唯一性（教师</w:t>
            </w:r>
            <w:r>
              <w:rPr>
                <w:rFonts w:hint="eastAsia"/>
                <w:sz w:val="21"/>
                <w:szCs w:val="21"/>
              </w:rPr>
              <w:t>ID</w:t>
            </w:r>
            <w:r>
              <w:rPr>
                <w:rFonts w:hint="eastAsia"/>
                <w:sz w:val="21"/>
                <w:szCs w:val="21"/>
              </w:rPr>
              <w:t>）：标识变量</w:t>
            </w:r>
          </w:p>
          <w:p w:rsidR="008415D1" w:rsidRDefault="00124AEC">
            <w:pPr>
              <w:spacing w:line="300" w:lineRule="auto"/>
              <w:rPr>
                <w:sz w:val="21"/>
                <w:szCs w:val="21"/>
              </w:rPr>
            </w:pPr>
            <w:r>
              <w:rPr>
                <w:rFonts w:hint="eastAsia"/>
                <w:sz w:val="21"/>
                <w:szCs w:val="21"/>
              </w:rPr>
              <w:t>注册新教师（教师）：标识变量</w:t>
            </w:r>
          </w:p>
          <w:p w:rsidR="008415D1" w:rsidRDefault="00124AEC">
            <w:pPr>
              <w:spacing w:line="300" w:lineRule="auto"/>
              <w:rPr>
                <w:sz w:val="21"/>
                <w:szCs w:val="21"/>
              </w:rPr>
            </w:pPr>
            <w:r>
              <w:rPr>
                <w:rFonts w:hint="eastAsia"/>
                <w:sz w:val="21"/>
                <w:szCs w:val="21"/>
              </w:rPr>
              <w:t>删除教师（教师</w:t>
            </w:r>
            <w:r>
              <w:rPr>
                <w:rFonts w:hint="eastAsia"/>
                <w:sz w:val="21"/>
                <w:szCs w:val="21"/>
              </w:rPr>
              <w:t>ID</w:t>
            </w:r>
            <w:r>
              <w:rPr>
                <w:rFonts w:hint="eastAsia"/>
                <w:sz w:val="21"/>
                <w:szCs w:val="21"/>
              </w:rPr>
              <w:t>）：标识变量</w:t>
            </w:r>
          </w:p>
          <w:p w:rsidR="008415D1" w:rsidRDefault="00124AEC">
            <w:pPr>
              <w:spacing w:line="300" w:lineRule="auto"/>
              <w:rPr>
                <w:sz w:val="21"/>
                <w:szCs w:val="21"/>
              </w:rPr>
            </w:pPr>
            <w:r>
              <w:rPr>
                <w:rFonts w:hint="eastAsia"/>
                <w:sz w:val="21"/>
                <w:szCs w:val="21"/>
              </w:rPr>
              <w:t>更新教师信息（教师）：标识变量</w:t>
            </w:r>
          </w:p>
        </w:tc>
      </w:tr>
    </w:tbl>
    <w:p w:rsidR="008415D1" w:rsidRDefault="008415D1"/>
    <w:p w:rsidR="008415D1" w:rsidRDefault="008415D1"/>
    <w:p w:rsidR="008415D1" w:rsidRDefault="00124AEC">
      <w:pPr>
        <w:pStyle w:val="Heading3"/>
        <w:spacing w:before="120"/>
      </w:pPr>
      <w:bookmarkStart w:id="191" w:name="_Toc483344155"/>
      <w:r>
        <w:rPr>
          <w:rFonts w:hint="eastAsia"/>
        </w:rPr>
        <w:t>5.2.2</w:t>
      </w:r>
      <w:r>
        <w:rPr>
          <w:rFonts w:hint="eastAsia"/>
        </w:rPr>
        <w:t>课程类设计</w:t>
      </w:r>
      <w:bookmarkEnd w:id="191"/>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5.2 </w:t>
      </w:r>
      <w:r>
        <w:rPr>
          <w:rFonts w:hint="eastAsia"/>
          <w:sz w:val="21"/>
          <w:szCs w:val="21"/>
        </w:rPr>
        <w:t>学生类</w:t>
      </w:r>
    </w:p>
    <w:tbl>
      <w:tblPr>
        <w:tblStyle w:val="TableGrid"/>
        <w:tblW w:w="5070" w:type="dxa"/>
        <w:jc w:val="center"/>
        <w:tblLayout w:type="fixed"/>
        <w:tblLook w:val="04A0" w:firstRow="1" w:lastRow="0" w:firstColumn="1" w:lastColumn="0" w:noHBand="0" w:noVBand="1"/>
      </w:tblPr>
      <w:tblGrid>
        <w:gridCol w:w="5070"/>
      </w:tblGrid>
      <w:tr w:rsidR="008415D1">
        <w:trPr>
          <w:trHeight w:val="397"/>
          <w:jc w:val="center"/>
        </w:trPr>
        <w:tc>
          <w:tcPr>
            <w:tcW w:w="5070" w:type="dxa"/>
            <w:vAlign w:val="center"/>
          </w:tcPr>
          <w:p w:rsidR="008415D1" w:rsidRDefault="00124AEC">
            <w:pPr>
              <w:spacing w:line="300" w:lineRule="auto"/>
              <w:rPr>
                <w:sz w:val="21"/>
                <w:szCs w:val="21"/>
              </w:rPr>
            </w:pPr>
            <w:r>
              <w:rPr>
                <w:rFonts w:hint="eastAsia"/>
                <w:sz w:val="21"/>
                <w:szCs w:val="21"/>
              </w:rPr>
              <w:t>学生</w:t>
            </w:r>
          </w:p>
        </w:tc>
      </w:tr>
      <w:tr w:rsidR="008415D1">
        <w:trPr>
          <w:trHeight w:val="1701"/>
          <w:jc w:val="center"/>
        </w:trPr>
        <w:tc>
          <w:tcPr>
            <w:tcW w:w="5070" w:type="dxa"/>
            <w:vAlign w:val="center"/>
          </w:tcPr>
          <w:p w:rsidR="008415D1" w:rsidRDefault="00124AEC">
            <w:pPr>
              <w:spacing w:line="300" w:lineRule="auto"/>
              <w:rPr>
                <w:sz w:val="21"/>
                <w:szCs w:val="21"/>
              </w:rPr>
            </w:pPr>
            <w:r>
              <w:rPr>
                <w:rFonts w:hint="eastAsia"/>
                <w:sz w:val="21"/>
                <w:szCs w:val="21"/>
              </w:rPr>
              <w:lastRenderedPageBreak/>
              <w:t>ID nchar(20)</w:t>
            </w:r>
          </w:p>
          <w:p w:rsidR="008415D1" w:rsidRDefault="00124AEC">
            <w:pPr>
              <w:spacing w:line="300" w:lineRule="auto"/>
              <w:rPr>
                <w:sz w:val="21"/>
                <w:szCs w:val="21"/>
              </w:rPr>
            </w:pPr>
            <w:r>
              <w:rPr>
                <w:rFonts w:hint="eastAsia"/>
                <w:sz w:val="21"/>
                <w:szCs w:val="21"/>
              </w:rPr>
              <w:t>姓名</w:t>
            </w:r>
            <w:r>
              <w:rPr>
                <w:rFonts w:hint="eastAsia"/>
                <w:sz w:val="21"/>
                <w:szCs w:val="21"/>
              </w:rPr>
              <w:t xml:space="preserve"> nachr(20)</w:t>
            </w:r>
          </w:p>
          <w:p w:rsidR="008415D1" w:rsidRDefault="00124AEC">
            <w:pPr>
              <w:spacing w:line="300" w:lineRule="auto"/>
              <w:rPr>
                <w:sz w:val="21"/>
                <w:szCs w:val="21"/>
              </w:rPr>
            </w:pPr>
            <w:r>
              <w:rPr>
                <w:rFonts w:hint="eastAsia"/>
                <w:sz w:val="21"/>
                <w:szCs w:val="21"/>
              </w:rPr>
              <w:t>密码</w:t>
            </w:r>
            <w:r>
              <w:rPr>
                <w:rFonts w:hint="eastAsia"/>
                <w:sz w:val="21"/>
                <w:szCs w:val="21"/>
              </w:rPr>
              <w:t xml:space="preserve"> nchar(20)</w:t>
            </w:r>
          </w:p>
          <w:p w:rsidR="008415D1" w:rsidRDefault="00124AEC">
            <w:pPr>
              <w:spacing w:line="300" w:lineRule="auto"/>
              <w:rPr>
                <w:sz w:val="21"/>
                <w:szCs w:val="21"/>
              </w:rPr>
            </w:pPr>
            <w:r>
              <w:rPr>
                <w:sz w:val="21"/>
                <w:szCs w:val="21"/>
              </w:rPr>
              <w:t>电话</w:t>
            </w:r>
            <w:r>
              <w:rPr>
                <w:rFonts w:hint="eastAsia"/>
                <w:sz w:val="21"/>
                <w:szCs w:val="21"/>
              </w:rPr>
              <w:t xml:space="preserve"> nchar(20)</w:t>
            </w:r>
          </w:p>
          <w:p w:rsidR="008415D1" w:rsidRDefault="00124AEC">
            <w:pPr>
              <w:spacing w:line="300" w:lineRule="auto"/>
              <w:rPr>
                <w:sz w:val="21"/>
                <w:szCs w:val="21"/>
              </w:rPr>
            </w:pPr>
            <w:r>
              <w:rPr>
                <w:rFonts w:hint="eastAsia"/>
                <w:sz w:val="21"/>
                <w:szCs w:val="21"/>
              </w:rPr>
              <w:t>可用信息</w:t>
            </w:r>
            <w:r>
              <w:rPr>
                <w:rFonts w:hint="eastAsia"/>
                <w:sz w:val="21"/>
                <w:szCs w:val="21"/>
              </w:rPr>
              <w:t xml:space="preserve"> int</w:t>
            </w:r>
          </w:p>
        </w:tc>
      </w:tr>
      <w:tr w:rsidR="008415D1">
        <w:trPr>
          <w:trHeight w:val="2381"/>
          <w:jc w:val="center"/>
        </w:trPr>
        <w:tc>
          <w:tcPr>
            <w:tcW w:w="5070" w:type="dxa"/>
            <w:vAlign w:val="center"/>
          </w:tcPr>
          <w:p w:rsidR="008415D1" w:rsidRDefault="00124AEC">
            <w:pPr>
              <w:spacing w:line="300" w:lineRule="auto"/>
              <w:rPr>
                <w:sz w:val="21"/>
                <w:szCs w:val="21"/>
              </w:rPr>
            </w:pPr>
            <w:r>
              <w:rPr>
                <w:sz w:val="21"/>
                <w:szCs w:val="21"/>
              </w:rPr>
              <w:t>输出所有学生</w:t>
            </w:r>
            <w:r>
              <w:rPr>
                <w:rFonts w:hint="eastAsia"/>
                <w:sz w:val="21"/>
                <w:szCs w:val="21"/>
              </w:rPr>
              <w:t>（）：学生</w:t>
            </w:r>
          </w:p>
          <w:p w:rsidR="008415D1" w:rsidRDefault="00124AEC">
            <w:pPr>
              <w:spacing w:line="300" w:lineRule="auto"/>
              <w:rPr>
                <w:sz w:val="21"/>
                <w:szCs w:val="21"/>
              </w:rPr>
            </w:pPr>
            <w:r>
              <w:rPr>
                <w:rFonts w:hint="eastAsia"/>
                <w:sz w:val="21"/>
                <w:szCs w:val="21"/>
              </w:rPr>
              <w:t>根据教师</w:t>
            </w:r>
            <w:r>
              <w:rPr>
                <w:rFonts w:hint="eastAsia"/>
                <w:sz w:val="21"/>
                <w:szCs w:val="21"/>
              </w:rPr>
              <w:t>ID</w:t>
            </w:r>
            <w:r>
              <w:rPr>
                <w:rFonts w:hint="eastAsia"/>
                <w:sz w:val="21"/>
                <w:szCs w:val="21"/>
              </w:rPr>
              <w:t>输出报名课程学生（教师</w:t>
            </w:r>
            <w:r>
              <w:rPr>
                <w:rFonts w:hint="eastAsia"/>
                <w:sz w:val="21"/>
                <w:szCs w:val="21"/>
              </w:rPr>
              <w:t>ID</w:t>
            </w:r>
            <w:r>
              <w:rPr>
                <w:rFonts w:hint="eastAsia"/>
                <w:sz w:val="21"/>
                <w:szCs w:val="21"/>
              </w:rPr>
              <w:t>）：学生</w:t>
            </w:r>
          </w:p>
          <w:p w:rsidR="008415D1" w:rsidRDefault="00124AEC">
            <w:pPr>
              <w:spacing w:line="300" w:lineRule="auto"/>
              <w:rPr>
                <w:sz w:val="21"/>
                <w:szCs w:val="21"/>
              </w:rPr>
            </w:pPr>
            <w:r>
              <w:rPr>
                <w:rFonts w:hint="eastAsia"/>
                <w:sz w:val="21"/>
                <w:szCs w:val="21"/>
              </w:rPr>
              <w:t>检查学生</w:t>
            </w:r>
            <w:r>
              <w:rPr>
                <w:rFonts w:hint="eastAsia"/>
                <w:sz w:val="21"/>
                <w:szCs w:val="21"/>
              </w:rPr>
              <w:t>ID</w:t>
            </w:r>
            <w:r>
              <w:rPr>
                <w:rFonts w:hint="eastAsia"/>
                <w:sz w:val="21"/>
                <w:szCs w:val="21"/>
              </w:rPr>
              <w:t>重复性（学生</w:t>
            </w:r>
            <w:r>
              <w:rPr>
                <w:rFonts w:hint="eastAsia"/>
                <w:sz w:val="21"/>
                <w:szCs w:val="21"/>
              </w:rPr>
              <w:t>ID</w:t>
            </w:r>
            <w:r>
              <w:rPr>
                <w:rFonts w:hint="eastAsia"/>
                <w:sz w:val="21"/>
                <w:szCs w:val="21"/>
              </w:rPr>
              <w:t>）：标识变量</w:t>
            </w:r>
          </w:p>
          <w:p w:rsidR="008415D1" w:rsidRDefault="00124AEC">
            <w:pPr>
              <w:spacing w:line="300" w:lineRule="auto"/>
              <w:rPr>
                <w:sz w:val="21"/>
                <w:szCs w:val="21"/>
              </w:rPr>
            </w:pPr>
            <w:r>
              <w:rPr>
                <w:rFonts w:hint="eastAsia"/>
                <w:sz w:val="21"/>
                <w:szCs w:val="21"/>
              </w:rPr>
              <w:t>注册学生（学生）：标识变量</w:t>
            </w:r>
          </w:p>
          <w:p w:rsidR="008415D1" w:rsidRDefault="00124AEC">
            <w:pPr>
              <w:spacing w:line="300" w:lineRule="auto"/>
              <w:rPr>
                <w:sz w:val="21"/>
                <w:szCs w:val="21"/>
              </w:rPr>
            </w:pPr>
            <w:r>
              <w:rPr>
                <w:rFonts w:hint="eastAsia"/>
                <w:sz w:val="21"/>
                <w:szCs w:val="21"/>
              </w:rPr>
              <w:t>删除学生（学生）：标识变量</w:t>
            </w:r>
          </w:p>
          <w:p w:rsidR="008415D1" w:rsidRDefault="00124AEC">
            <w:pPr>
              <w:spacing w:line="300" w:lineRule="auto"/>
              <w:rPr>
                <w:sz w:val="21"/>
                <w:szCs w:val="21"/>
              </w:rPr>
            </w:pPr>
            <w:r>
              <w:rPr>
                <w:rFonts w:hint="eastAsia"/>
                <w:sz w:val="21"/>
                <w:szCs w:val="21"/>
              </w:rPr>
              <w:t>更新学生信息（学生）：标识变量</w:t>
            </w:r>
          </w:p>
          <w:p w:rsidR="008415D1" w:rsidRDefault="00124AEC">
            <w:pPr>
              <w:spacing w:line="300" w:lineRule="auto"/>
              <w:rPr>
                <w:sz w:val="21"/>
                <w:szCs w:val="21"/>
              </w:rPr>
            </w:pPr>
            <w:r>
              <w:rPr>
                <w:rFonts w:hint="eastAsia"/>
                <w:sz w:val="21"/>
                <w:szCs w:val="21"/>
              </w:rPr>
              <w:t>根据学生</w:t>
            </w:r>
            <w:r>
              <w:rPr>
                <w:rFonts w:hint="eastAsia"/>
                <w:sz w:val="21"/>
                <w:szCs w:val="21"/>
              </w:rPr>
              <w:t>ID</w:t>
            </w:r>
            <w:r>
              <w:rPr>
                <w:rFonts w:hint="eastAsia"/>
                <w:sz w:val="21"/>
                <w:szCs w:val="21"/>
              </w:rPr>
              <w:t>输出学生信息（学生</w:t>
            </w:r>
            <w:r>
              <w:rPr>
                <w:rFonts w:hint="eastAsia"/>
                <w:sz w:val="21"/>
                <w:szCs w:val="21"/>
              </w:rPr>
              <w:t>ID</w:t>
            </w:r>
            <w:r>
              <w:rPr>
                <w:rFonts w:hint="eastAsia"/>
                <w:sz w:val="21"/>
                <w:szCs w:val="21"/>
              </w:rPr>
              <w:t>）：学生</w:t>
            </w:r>
          </w:p>
        </w:tc>
      </w:tr>
    </w:tbl>
    <w:p w:rsidR="008415D1" w:rsidRDefault="008415D1"/>
    <w:p w:rsidR="008415D1" w:rsidRDefault="00124AEC">
      <w:pPr>
        <w:pStyle w:val="Heading3"/>
        <w:spacing w:before="120"/>
      </w:pPr>
      <w:bookmarkStart w:id="192" w:name="_Toc483344156"/>
      <w:r>
        <w:rPr>
          <w:rFonts w:hint="eastAsia"/>
        </w:rPr>
        <w:t>5.2.3</w:t>
      </w:r>
      <w:r>
        <w:rPr>
          <w:rFonts w:hint="eastAsia"/>
        </w:rPr>
        <w:t>课表类设计</w:t>
      </w:r>
      <w:bookmarkEnd w:id="192"/>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5.3 </w:t>
      </w:r>
      <w:r>
        <w:rPr>
          <w:rFonts w:hint="eastAsia"/>
          <w:sz w:val="21"/>
          <w:szCs w:val="21"/>
        </w:rPr>
        <w:t>管理员类</w:t>
      </w:r>
    </w:p>
    <w:tbl>
      <w:tblPr>
        <w:tblStyle w:val="TableGrid"/>
        <w:tblW w:w="2093" w:type="dxa"/>
        <w:jc w:val="center"/>
        <w:tblLayout w:type="fixed"/>
        <w:tblLook w:val="04A0" w:firstRow="1" w:lastRow="0" w:firstColumn="1" w:lastColumn="0" w:noHBand="0" w:noVBand="1"/>
      </w:tblPr>
      <w:tblGrid>
        <w:gridCol w:w="2093"/>
      </w:tblGrid>
      <w:tr w:rsidR="008415D1">
        <w:trPr>
          <w:trHeight w:val="397"/>
          <w:jc w:val="center"/>
        </w:trPr>
        <w:tc>
          <w:tcPr>
            <w:tcW w:w="2093" w:type="dxa"/>
            <w:vAlign w:val="center"/>
          </w:tcPr>
          <w:p w:rsidR="008415D1" w:rsidRDefault="00124AEC">
            <w:pPr>
              <w:spacing w:line="300" w:lineRule="auto"/>
              <w:rPr>
                <w:sz w:val="21"/>
                <w:szCs w:val="21"/>
              </w:rPr>
            </w:pPr>
            <w:r>
              <w:rPr>
                <w:rFonts w:hint="eastAsia"/>
                <w:sz w:val="21"/>
                <w:szCs w:val="21"/>
              </w:rPr>
              <w:t>管理员</w:t>
            </w:r>
          </w:p>
        </w:tc>
      </w:tr>
      <w:tr w:rsidR="008415D1">
        <w:trPr>
          <w:trHeight w:val="1361"/>
          <w:jc w:val="center"/>
        </w:trPr>
        <w:tc>
          <w:tcPr>
            <w:tcW w:w="2093" w:type="dxa"/>
            <w:vAlign w:val="center"/>
          </w:tcPr>
          <w:p w:rsidR="008415D1" w:rsidRDefault="00124AEC">
            <w:pPr>
              <w:spacing w:line="300" w:lineRule="auto"/>
              <w:rPr>
                <w:sz w:val="21"/>
                <w:szCs w:val="21"/>
              </w:rPr>
            </w:pPr>
            <w:r>
              <w:rPr>
                <w:rFonts w:hint="eastAsia"/>
                <w:sz w:val="21"/>
                <w:szCs w:val="21"/>
              </w:rPr>
              <w:t>ID int</w:t>
            </w:r>
          </w:p>
          <w:p w:rsidR="008415D1" w:rsidRDefault="00124AEC">
            <w:pPr>
              <w:spacing w:line="300" w:lineRule="auto"/>
              <w:rPr>
                <w:sz w:val="21"/>
                <w:szCs w:val="21"/>
              </w:rPr>
            </w:pPr>
            <w:r>
              <w:rPr>
                <w:rFonts w:hint="eastAsia"/>
                <w:sz w:val="21"/>
                <w:szCs w:val="21"/>
              </w:rPr>
              <w:t>姓名</w:t>
            </w:r>
            <w:r>
              <w:rPr>
                <w:rFonts w:hint="eastAsia"/>
                <w:sz w:val="21"/>
                <w:szCs w:val="21"/>
              </w:rPr>
              <w:t xml:space="preserve"> char</w:t>
            </w:r>
            <w:r>
              <w:rPr>
                <w:rFonts w:hint="eastAsia"/>
                <w:sz w:val="21"/>
                <w:szCs w:val="21"/>
              </w:rPr>
              <w:t>（</w:t>
            </w:r>
            <w:r>
              <w:rPr>
                <w:rFonts w:hint="eastAsia"/>
                <w:sz w:val="21"/>
                <w:szCs w:val="21"/>
              </w:rPr>
              <w:t>20</w:t>
            </w:r>
            <w:r>
              <w:rPr>
                <w:rFonts w:hint="eastAsia"/>
                <w:sz w:val="21"/>
                <w:szCs w:val="21"/>
              </w:rPr>
              <w:t>）</w:t>
            </w:r>
          </w:p>
          <w:p w:rsidR="008415D1" w:rsidRDefault="00124AEC">
            <w:pPr>
              <w:spacing w:line="300" w:lineRule="auto"/>
              <w:rPr>
                <w:sz w:val="21"/>
                <w:szCs w:val="21"/>
              </w:rPr>
            </w:pPr>
            <w:r>
              <w:rPr>
                <w:rFonts w:hint="eastAsia"/>
                <w:sz w:val="21"/>
                <w:szCs w:val="21"/>
              </w:rPr>
              <w:t>密码</w:t>
            </w:r>
            <w:r>
              <w:rPr>
                <w:rFonts w:hint="eastAsia"/>
                <w:sz w:val="21"/>
                <w:szCs w:val="21"/>
              </w:rPr>
              <w:t xml:space="preserve"> char</w:t>
            </w:r>
            <w:r>
              <w:rPr>
                <w:rFonts w:hint="eastAsia"/>
                <w:sz w:val="21"/>
                <w:szCs w:val="21"/>
              </w:rPr>
              <w:t>（</w:t>
            </w:r>
            <w:r>
              <w:rPr>
                <w:rFonts w:hint="eastAsia"/>
                <w:sz w:val="21"/>
                <w:szCs w:val="21"/>
              </w:rPr>
              <w:t>20</w:t>
            </w:r>
            <w:r>
              <w:rPr>
                <w:rFonts w:hint="eastAsia"/>
                <w:sz w:val="21"/>
                <w:szCs w:val="21"/>
              </w:rPr>
              <w:t>）</w:t>
            </w:r>
          </w:p>
          <w:p w:rsidR="008415D1" w:rsidRDefault="00124AEC">
            <w:pPr>
              <w:spacing w:line="300" w:lineRule="auto"/>
              <w:rPr>
                <w:sz w:val="21"/>
                <w:szCs w:val="21"/>
              </w:rPr>
            </w:pPr>
            <w:r>
              <w:rPr>
                <w:rFonts w:hint="eastAsia"/>
                <w:sz w:val="21"/>
                <w:szCs w:val="21"/>
              </w:rPr>
              <w:t>可用信息</w:t>
            </w:r>
            <w:r>
              <w:rPr>
                <w:rFonts w:hint="eastAsia"/>
                <w:sz w:val="21"/>
                <w:szCs w:val="21"/>
              </w:rPr>
              <w:t xml:space="preserve"> int</w:t>
            </w:r>
          </w:p>
        </w:tc>
      </w:tr>
      <w:tr w:rsidR="008415D1">
        <w:trPr>
          <w:trHeight w:val="340"/>
          <w:jc w:val="center"/>
        </w:trPr>
        <w:tc>
          <w:tcPr>
            <w:tcW w:w="2093" w:type="dxa"/>
            <w:vAlign w:val="center"/>
          </w:tcPr>
          <w:p w:rsidR="008415D1" w:rsidRDefault="008415D1">
            <w:pPr>
              <w:spacing w:line="300" w:lineRule="auto"/>
              <w:rPr>
                <w:sz w:val="21"/>
                <w:szCs w:val="21"/>
              </w:rPr>
            </w:pPr>
          </w:p>
        </w:tc>
      </w:tr>
    </w:tbl>
    <w:p w:rsidR="008415D1" w:rsidRDefault="008415D1"/>
    <w:p w:rsidR="008415D1" w:rsidRDefault="00124AEC">
      <w:pPr>
        <w:pStyle w:val="Heading3"/>
        <w:spacing w:before="120"/>
      </w:pPr>
      <w:bookmarkStart w:id="193" w:name="_Toc483344157"/>
      <w:r>
        <w:rPr>
          <w:rFonts w:hint="eastAsia"/>
        </w:rPr>
        <w:t>5.2.4</w:t>
      </w:r>
      <w:r>
        <w:rPr>
          <w:rFonts w:hint="eastAsia"/>
        </w:rPr>
        <w:t>教室类设计</w:t>
      </w:r>
      <w:bookmarkEnd w:id="193"/>
    </w:p>
    <w:p w:rsidR="008415D1" w:rsidRDefault="008415D1">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5.4 </w:t>
      </w:r>
      <w:r>
        <w:rPr>
          <w:rFonts w:hint="eastAsia"/>
          <w:sz w:val="21"/>
          <w:szCs w:val="21"/>
        </w:rPr>
        <w:t>作业</w:t>
      </w:r>
      <w:r>
        <w:rPr>
          <w:rFonts w:hint="eastAsia"/>
          <w:sz w:val="21"/>
          <w:szCs w:val="21"/>
        </w:rPr>
        <w:t>/</w:t>
      </w:r>
      <w:r>
        <w:rPr>
          <w:rFonts w:hint="eastAsia"/>
          <w:sz w:val="21"/>
          <w:szCs w:val="21"/>
        </w:rPr>
        <w:t>课件类</w:t>
      </w:r>
    </w:p>
    <w:tbl>
      <w:tblPr>
        <w:tblStyle w:val="TableGrid"/>
        <w:tblW w:w="3369" w:type="dxa"/>
        <w:jc w:val="center"/>
        <w:tblLayout w:type="fixed"/>
        <w:tblLook w:val="04A0" w:firstRow="1" w:lastRow="0" w:firstColumn="1" w:lastColumn="0" w:noHBand="0" w:noVBand="1"/>
      </w:tblPr>
      <w:tblGrid>
        <w:gridCol w:w="3369"/>
      </w:tblGrid>
      <w:tr w:rsidR="008415D1">
        <w:trPr>
          <w:trHeight w:val="397"/>
          <w:jc w:val="center"/>
        </w:trPr>
        <w:tc>
          <w:tcPr>
            <w:tcW w:w="3369" w:type="dxa"/>
            <w:vAlign w:val="center"/>
          </w:tcPr>
          <w:p w:rsidR="008415D1" w:rsidRDefault="00124AEC">
            <w:pPr>
              <w:spacing w:line="300" w:lineRule="auto"/>
              <w:rPr>
                <w:sz w:val="21"/>
                <w:szCs w:val="21"/>
              </w:rPr>
            </w:pPr>
            <w:r>
              <w:rPr>
                <w:rFonts w:hint="eastAsia"/>
                <w:sz w:val="21"/>
                <w:szCs w:val="21"/>
              </w:rPr>
              <w:t>作业</w:t>
            </w:r>
            <w:r>
              <w:rPr>
                <w:rFonts w:hint="eastAsia"/>
                <w:sz w:val="21"/>
                <w:szCs w:val="21"/>
              </w:rPr>
              <w:t>/</w:t>
            </w:r>
            <w:r>
              <w:rPr>
                <w:rFonts w:hint="eastAsia"/>
                <w:sz w:val="21"/>
                <w:szCs w:val="21"/>
              </w:rPr>
              <w:t>课件</w:t>
            </w:r>
          </w:p>
        </w:tc>
      </w:tr>
      <w:tr w:rsidR="008415D1">
        <w:trPr>
          <w:trHeight w:val="2381"/>
          <w:jc w:val="center"/>
        </w:trPr>
        <w:tc>
          <w:tcPr>
            <w:tcW w:w="3369" w:type="dxa"/>
            <w:vAlign w:val="center"/>
          </w:tcPr>
          <w:p w:rsidR="008415D1" w:rsidRDefault="00124AEC">
            <w:pPr>
              <w:spacing w:line="300" w:lineRule="auto"/>
              <w:rPr>
                <w:sz w:val="21"/>
                <w:szCs w:val="21"/>
              </w:rPr>
            </w:pPr>
            <w:r>
              <w:rPr>
                <w:rFonts w:hint="eastAsia"/>
                <w:sz w:val="21"/>
                <w:szCs w:val="21"/>
              </w:rPr>
              <w:lastRenderedPageBreak/>
              <w:t>ID int</w:t>
            </w:r>
          </w:p>
          <w:p w:rsidR="008415D1" w:rsidRDefault="00124AEC">
            <w:pPr>
              <w:spacing w:line="300" w:lineRule="auto"/>
              <w:rPr>
                <w:sz w:val="21"/>
                <w:szCs w:val="21"/>
              </w:rPr>
            </w:pPr>
            <w:r>
              <w:rPr>
                <w:rFonts w:hint="eastAsia"/>
                <w:sz w:val="21"/>
                <w:szCs w:val="21"/>
              </w:rPr>
              <w:t>用户</w:t>
            </w:r>
            <w:r>
              <w:rPr>
                <w:rFonts w:hint="eastAsia"/>
                <w:sz w:val="21"/>
                <w:szCs w:val="21"/>
              </w:rPr>
              <w:t>ID int</w:t>
            </w:r>
          </w:p>
          <w:p w:rsidR="008415D1" w:rsidRDefault="00124AEC">
            <w:pPr>
              <w:spacing w:line="300" w:lineRule="auto"/>
              <w:rPr>
                <w:sz w:val="21"/>
                <w:szCs w:val="21"/>
              </w:rPr>
            </w:pPr>
            <w:r>
              <w:rPr>
                <w:rFonts w:hint="eastAsia"/>
                <w:sz w:val="21"/>
                <w:szCs w:val="21"/>
              </w:rPr>
              <w:t>路径</w:t>
            </w:r>
            <w:r>
              <w:rPr>
                <w:rFonts w:hint="eastAsia"/>
                <w:sz w:val="21"/>
                <w:szCs w:val="21"/>
              </w:rPr>
              <w:t xml:space="preserve"> char</w:t>
            </w:r>
            <w:r>
              <w:rPr>
                <w:rFonts w:hint="eastAsia"/>
                <w:sz w:val="21"/>
                <w:szCs w:val="21"/>
              </w:rPr>
              <w:t>（</w:t>
            </w:r>
            <w:r>
              <w:rPr>
                <w:rFonts w:hint="eastAsia"/>
                <w:sz w:val="21"/>
                <w:szCs w:val="21"/>
              </w:rPr>
              <w:t>250</w:t>
            </w:r>
            <w:r>
              <w:rPr>
                <w:rFonts w:hint="eastAsia"/>
                <w:sz w:val="21"/>
                <w:szCs w:val="21"/>
              </w:rPr>
              <w:t>）</w:t>
            </w:r>
          </w:p>
          <w:p w:rsidR="008415D1" w:rsidRDefault="00124AEC">
            <w:pPr>
              <w:spacing w:line="300" w:lineRule="auto"/>
              <w:rPr>
                <w:sz w:val="21"/>
                <w:szCs w:val="21"/>
              </w:rPr>
            </w:pPr>
            <w:r>
              <w:rPr>
                <w:rFonts w:hint="eastAsia"/>
                <w:sz w:val="21"/>
                <w:szCs w:val="21"/>
              </w:rPr>
              <w:t>上传时间</w:t>
            </w:r>
            <w:r>
              <w:rPr>
                <w:rFonts w:hint="eastAsia"/>
                <w:sz w:val="21"/>
                <w:szCs w:val="21"/>
              </w:rPr>
              <w:t xml:space="preserve"> datetime</w:t>
            </w:r>
          </w:p>
          <w:p w:rsidR="008415D1" w:rsidRDefault="00124AEC">
            <w:pPr>
              <w:spacing w:line="300" w:lineRule="auto"/>
              <w:rPr>
                <w:sz w:val="21"/>
                <w:szCs w:val="21"/>
              </w:rPr>
            </w:pPr>
            <w:r>
              <w:rPr>
                <w:rFonts w:hint="eastAsia"/>
                <w:sz w:val="21"/>
                <w:szCs w:val="21"/>
              </w:rPr>
              <w:t>课程</w:t>
            </w:r>
            <w:r>
              <w:rPr>
                <w:rFonts w:hint="eastAsia"/>
                <w:sz w:val="21"/>
                <w:szCs w:val="21"/>
              </w:rPr>
              <w:t>ID int</w:t>
            </w:r>
          </w:p>
          <w:p w:rsidR="008415D1" w:rsidRDefault="00124AEC">
            <w:pPr>
              <w:spacing w:line="300" w:lineRule="auto"/>
              <w:rPr>
                <w:sz w:val="21"/>
                <w:szCs w:val="21"/>
              </w:rPr>
            </w:pPr>
            <w:r>
              <w:rPr>
                <w:rFonts w:hint="eastAsia"/>
                <w:sz w:val="21"/>
                <w:szCs w:val="21"/>
              </w:rPr>
              <w:t>文件名称</w:t>
            </w:r>
            <w:r>
              <w:rPr>
                <w:rFonts w:hint="eastAsia"/>
                <w:sz w:val="21"/>
                <w:szCs w:val="21"/>
              </w:rPr>
              <w:t xml:space="preserve"> char</w:t>
            </w:r>
            <w:r>
              <w:rPr>
                <w:rFonts w:hint="eastAsia"/>
                <w:sz w:val="21"/>
                <w:szCs w:val="21"/>
              </w:rPr>
              <w:t>（</w:t>
            </w:r>
            <w:r>
              <w:rPr>
                <w:rFonts w:hint="eastAsia"/>
                <w:sz w:val="21"/>
                <w:szCs w:val="21"/>
              </w:rPr>
              <w:t>100</w:t>
            </w:r>
            <w:r>
              <w:rPr>
                <w:rFonts w:hint="eastAsia"/>
                <w:sz w:val="21"/>
                <w:szCs w:val="21"/>
              </w:rPr>
              <w:t>）</w:t>
            </w:r>
          </w:p>
          <w:p w:rsidR="008415D1" w:rsidRDefault="00124AEC">
            <w:pPr>
              <w:spacing w:line="300" w:lineRule="auto"/>
              <w:rPr>
                <w:sz w:val="21"/>
                <w:szCs w:val="21"/>
              </w:rPr>
            </w:pPr>
            <w:r>
              <w:rPr>
                <w:rFonts w:hint="eastAsia"/>
                <w:sz w:val="21"/>
                <w:szCs w:val="21"/>
              </w:rPr>
              <w:t>可用信息</w:t>
            </w:r>
            <w:r>
              <w:rPr>
                <w:rFonts w:hint="eastAsia"/>
                <w:sz w:val="21"/>
                <w:szCs w:val="21"/>
              </w:rPr>
              <w:t xml:space="preserve"> int</w:t>
            </w:r>
          </w:p>
        </w:tc>
      </w:tr>
      <w:tr w:rsidR="008415D1">
        <w:trPr>
          <w:trHeight w:val="794"/>
          <w:jc w:val="center"/>
        </w:trPr>
        <w:tc>
          <w:tcPr>
            <w:tcW w:w="3369" w:type="dxa"/>
            <w:vAlign w:val="center"/>
          </w:tcPr>
          <w:p w:rsidR="008415D1" w:rsidRDefault="00124AEC">
            <w:pPr>
              <w:spacing w:line="300" w:lineRule="auto"/>
              <w:rPr>
                <w:sz w:val="21"/>
                <w:szCs w:val="21"/>
              </w:rPr>
            </w:pPr>
            <w:r>
              <w:rPr>
                <w:rFonts w:hint="eastAsia"/>
                <w:sz w:val="21"/>
                <w:szCs w:val="21"/>
              </w:rPr>
              <w:t>上传（作业</w:t>
            </w:r>
            <w:r>
              <w:rPr>
                <w:rFonts w:hint="eastAsia"/>
                <w:sz w:val="21"/>
                <w:szCs w:val="21"/>
              </w:rPr>
              <w:t>/</w:t>
            </w:r>
            <w:r>
              <w:rPr>
                <w:rFonts w:hint="eastAsia"/>
                <w:sz w:val="21"/>
                <w:szCs w:val="21"/>
              </w:rPr>
              <w:t>课件）：标识信息</w:t>
            </w:r>
          </w:p>
          <w:p w:rsidR="008415D1" w:rsidRDefault="00124AEC">
            <w:pPr>
              <w:spacing w:line="300" w:lineRule="auto"/>
              <w:rPr>
                <w:sz w:val="21"/>
                <w:szCs w:val="21"/>
              </w:rPr>
            </w:pPr>
            <w:r>
              <w:rPr>
                <w:rFonts w:hint="eastAsia"/>
                <w:sz w:val="21"/>
                <w:szCs w:val="21"/>
              </w:rPr>
              <w:t>下载（作业</w:t>
            </w:r>
            <w:r>
              <w:rPr>
                <w:rFonts w:hint="eastAsia"/>
                <w:sz w:val="21"/>
                <w:szCs w:val="21"/>
              </w:rPr>
              <w:t>/</w:t>
            </w:r>
            <w:r>
              <w:rPr>
                <w:rFonts w:hint="eastAsia"/>
                <w:sz w:val="21"/>
                <w:szCs w:val="21"/>
              </w:rPr>
              <w:t>课件</w:t>
            </w:r>
            <w:r>
              <w:rPr>
                <w:rFonts w:hint="eastAsia"/>
                <w:sz w:val="21"/>
                <w:szCs w:val="21"/>
              </w:rPr>
              <w:t>ID</w:t>
            </w:r>
            <w:r>
              <w:rPr>
                <w:rFonts w:hint="eastAsia"/>
                <w:sz w:val="21"/>
                <w:szCs w:val="21"/>
              </w:rPr>
              <w:t>）：作业</w:t>
            </w:r>
            <w:r>
              <w:rPr>
                <w:rFonts w:hint="eastAsia"/>
                <w:sz w:val="21"/>
                <w:szCs w:val="21"/>
              </w:rPr>
              <w:t>/</w:t>
            </w:r>
            <w:r>
              <w:rPr>
                <w:rFonts w:hint="eastAsia"/>
                <w:sz w:val="21"/>
                <w:szCs w:val="21"/>
              </w:rPr>
              <w:t>课件</w:t>
            </w:r>
          </w:p>
        </w:tc>
      </w:tr>
    </w:tbl>
    <w:p w:rsidR="008415D1" w:rsidRDefault="008415D1"/>
    <w:p w:rsidR="008415D1" w:rsidRDefault="00124AEC">
      <w:pPr>
        <w:pStyle w:val="Heading3"/>
        <w:spacing w:before="120"/>
      </w:pPr>
      <w:bookmarkStart w:id="194" w:name="_Toc483344158"/>
      <w:r>
        <w:rPr>
          <w:rFonts w:hint="eastAsia"/>
        </w:rPr>
        <w:t>5.2.5</w:t>
      </w:r>
      <w:r>
        <w:rPr>
          <w:rFonts w:hint="eastAsia"/>
        </w:rPr>
        <w:t>考试类设计</w:t>
      </w:r>
      <w:bookmarkEnd w:id="194"/>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课程类</w:t>
      </w:r>
    </w:p>
    <w:tbl>
      <w:tblPr>
        <w:tblStyle w:val="TableGrid"/>
        <w:tblW w:w="5920" w:type="dxa"/>
        <w:jc w:val="center"/>
        <w:tblLayout w:type="fixed"/>
        <w:tblLook w:val="04A0" w:firstRow="1" w:lastRow="0" w:firstColumn="1" w:lastColumn="0" w:noHBand="0" w:noVBand="1"/>
      </w:tblPr>
      <w:tblGrid>
        <w:gridCol w:w="5920"/>
      </w:tblGrid>
      <w:tr w:rsidR="008415D1">
        <w:trPr>
          <w:trHeight w:val="397"/>
          <w:jc w:val="center"/>
        </w:trPr>
        <w:tc>
          <w:tcPr>
            <w:tcW w:w="5920" w:type="dxa"/>
            <w:vAlign w:val="center"/>
          </w:tcPr>
          <w:p w:rsidR="008415D1" w:rsidRDefault="00124AEC">
            <w:pPr>
              <w:spacing w:line="300" w:lineRule="auto"/>
              <w:rPr>
                <w:sz w:val="21"/>
                <w:szCs w:val="21"/>
              </w:rPr>
            </w:pPr>
            <w:r>
              <w:rPr>
                <w:rFonts w:hint="eastAsia"/>
                <w:sz w:val="21"/>
                <w:szCs w:val="21"/>
              </w:rPr>
              <w:t>课程</w:t>
            </w:r>
          </w:p>
        </w:tc>
      </w:tr>
      <w:tr w:rsidR="008415D1">
        <w:trPr>
          <w:trHeight w:val="1701"/>
          <w:jc w:val="center"/>
        </w:trPr>
        <w:tc>
          <w:tcPr>
            <w:tcW w:w="5920" w:type="dxa"/>
            <w:vAlign w:val="center"/>
          </w:tcPr>
          <w:p w:rsidR="008415D1" w:rsidRDefault="00124AEC">
            <w:pPr>
              <w:spacing w:line="300" w:lineRule="auto"/>
              <w:rPr>
                <w:sz w:val="21"/>
                <w:szCs w:val="21"/>
              </w:rPr>
            </w:pPr>
            <w:r>
              <w:rPr>
                <w:rFonts w:hint="eastAsia"/>
                <w:sz w:val="21"/>
                <w:szCs w:val="21"/>
              </w:rPr>
              <w:t>ID int</w:t>
            </w:r>
          </w:p>
          <w:p w:rsidR="008415D1" w:rsidRDefault="00124AEC">
            <w:pPr>
              <w:spacing w:line="300" w:lineRule="auto"/>
              <w:rPr>
                <w:sz w:val="21"/>
                <w:szCs w:val="21"/>
              </w:rPr>
            </w:pPr>
            <w:r>
              <w:rPr>
                <w:rFonts w:hint="eastAsia"/>
                <w:sz w:val="21"/>
                <w:szCs w:val="21"/>
              </w:rPr>
              <w:t>名称</w:t>
            </w:r>
            <w:r>
              <w:rPr>
                <w:rFonts w:hint="eastAsia"/>
                <w:sz w:val="21"/>
                <w:szCs w:val="21"/>
              </w:rPr>
              <w:t xml:space="preserve"> nchar</w:t>
            </w:r>
            <w:r>
              <w:rPr>
                <w:rFonts w:hint="eastAsia"/>
                <w:sz w:val="21"/>
                <w:szCs w:val="21"/>
              </w:rPr>
              <w:t>（</w:t>
            </w:r>
            <w:r>
              <w:rPr>
                <w:rFonts w:hint="eastAsia"/>
                <w:sz w:val="21"/>
                <w:szCs w:val="21"/>
              </w:rPr>
              <w:t>50</w:t>
            </w:r>
            <w:r>
              <w:rPr>
                <w:rFonts w:hint="eastAsia"/>
                <w:sz w:val="21"/>
                <w:szCs w:val="21"/>
              </w:rPr>
              <w:t>）</w:t>
            </w:r>
          </w:p>
          <w:p w:rsidR="008415D1" w:rsidRDefault="00124AEC">
            <w:pPr>
              <w:spacing w:line="300" w:lineRule="auto"/>
              <w:rPr>
                <w:sz w:val="21"/>
                <w:szCs w:val="21"/>
              </w:rPr>
            </w:pPr>
            <w:r>
              <w:rPr>
                <w:rFonts w:hint="eastAsia"/>
                <w:sz w:val="21"/>
                <w:szCs w:val="21"/>
              </w:rPr>
              <w:t>教师</w:t>
            </w:r>
            <w:r>
              <w:rPr>
                <w:rFonts w:hint="eastAsia"/>
                <w:sz w:val="21"/>
                <w:szCs w:val="21"/>
              </w:rPr>
              <w:t xml:space="preserve"> nchar</w:t>
            </w:r>
            <w:r>
              <w:rPr>
                <w:rFonts w:hint="eastAsia"/>
                <w:sz w:val="21"/>
                <w:szCs w:val="21"/>
              </w:rPr>
              <w:t>（</w:t>
            </w:r>
            <w:r>
              <w:rPr>
                <w:rFonts w:hint="eastAsia"/>
                <w:sz w:val="21"/>
                <w:szCs w:val="21"/>
              </w:rPr>
              <w:t>50</w:t>
            </w:r>
            <w:r>
              <w:rPr>
                <w:rFonts w:hint="eastAsia"/>
                <w:sz w:val="21"/>
                <w:szCs w:val="21"/>
              </w:rPr>
              <w:t>）</w:t>
            </w:r>
          </w:p>
          <w:p w:rsidR="008415D1" w:rsidRDefault="00124AEC">
            <w:pPr>
              <w:spacing w:line="300" w:lineRule="auto"/>
              <w:rPr>
                <w:sz w:val="21"/>
                <w:szCs w:val="21"/>
              </w:rPr>
            </w:pPr>
            <w:r>
              <w:rPr>
                <w:rFonts w:hint="eastAsia"/>
                <w:sz w:val="21"/>
                <w:szCs w:val="21"/>
              </w:rPr>
              <w:t>课程简介</w:t>
            </w:r>
            <w:r>
              <w:rPr>
                <w:rFonts w:hint="eastAsia"/>
                <w:sz w:val="21"/>
                <w:szCs w:val="21"/>
              </w:rPr>
              <w:t xml:space="preserve"> nchar</w:t>
            </w:r>
            <w:r>
              <w:rPr>
                <w:rFonts w:hint="eastAsia"/>
                <w:sz w:val="21"/>
                <w:szCs w:val="21"/>
              </w:rPr>
              <w:t>（</w:t>
            </w:r>
            <w:r>
              <w:rPr>
                <w:rFonts w:hint="eastAsia"/>
                <w:sz w:val="21"/>
                <w:szCs w:val="21"/>
              </w:rPr>
              <w:t>500</w:t>
            </w:r>
            <w:r>
              <w:rPr>
                <w:rFonts w:hint="eastAsia"/>
                <w:sz w:val="21"/>
                <w:szCs w:val="21"/>
              </w:rPr>
              <w:t>）</w:t>
            </w:r>
          </w:p>
          <w:p w:rsidR="008415D1" w:rsidRDefault="00124AEC">
            <w:pPr>
              <w:spacing w:line="300" w:lineRule="auto"/>
              <w:rPr>
                <w:sz w:val="21"/>
                <w:szCs w:val="21"/>
              </w:rPr>
            </w:pPr>
            <w:r>
              <w:rPr>
                <w:rFonts w:hint="eastAsia"/>
                <w:sz w:val="21"/>
                <w:szCs w:val="21"/>
              </w:rPr>
              <w:t>可用信息</w:t>
            </w:r>
            <w:r>
              <w:rPr>
                <w:rFonts w:hint="eastAsia"/>
                <w:sz w:val="21"/>
                <w:szCs w:val="21"/>
              </w:rPr>
              <w:t xml:space="preserve"> int</w:t>
            </w:r>
          </w:p>
        </w:tc>
      </w:tr>
      <w:tr w:rsidR="008415D1">
        <w:trPr>
          <w:trHeight w:val="3742"/>
          <w:jc w:val="center"/>
        </w:trPr>
        <w:tc>
          <w:tcPr>
            <w:tcW w:w="5920" w:type="dxa"/>
            <w:vAlign w:val="center"/>
          </w:tcPr>
          <w:p w:rsidR="008415D1" w:rsidRDefault="00124AEC">
            <w:pPr>
              <w:spacing w:line="300" w:lineRule="auto"/>
              <w:rPr>
                <w:sz w:val="21"/>
                <w:szCs w:val="21"/>
              </w:rPr>
            </w:pPr>
            <w:r>
              <w:rPr>
                <w:rFonts w:hint="eastAsia"/>
                <w:sz w:val="21"/>
                <w:szCs w:val="21"/>
              </w:rPr>
              <w:t>输出所有课程（）：课程</w:t>
            </w:r>
          </w:p>
          <w:p w:rsidR="008415D1" w:rsidRDefault="00124AEC">
            <w:pPr>
              <w:spacing w:line="300" w:lineRule="auto"/>
              <w:rPr>
                <w:sz w:val="21"/>
                <w:szCs w:val="21"/>
              </w:rPr>
            </w:pPr>
            <w:r>
              <w:rPr>
                <w:rFonts w:hint="eastAsia"/>
                <w:sz w:val="21"/>
                <w:szCs w:val="21"/>
              </w:rPr>
              <w:t>输出学生</w:t>
            </w:r>
            <w:r>
              <w:rPr>
                <w:rFonts w:hint="eastAsia"/>
                <w:sz w:val="21"/>
                <w:szCs w:val="21"/>
              </w:rPr>
              <w:t>ID</w:t>
            </w:r>
            <w:r>
              <w:rPr>
                <w:rFonts w:hint="eastAsia"/>
                <w:sz w:val="21"/>
                <w:szCs w:val="21"/>
              </w:rPr>
              <w:t>报名课程（学生</w:t>
            </w:r>
            <w:r>
              <w:rPr>
                <w:rFonts w:hint="eastAsia"/>
                <w:sz w:val="21"/>
                <w:szCs w:val="21"/>
              </w:rPr>
              <w:t>ID</w:t>
            </w:r>
            <w:r>
              <w:rPr>
                <w:rFonts w:hint="eastAsia"/>
                <w:sz w:val="21"/>
                <w:szCs w:val="21"/>
              </w:rPr>
              <w:t>）：课程</w:t>
            </w:r>
          </w:p>
          <w:p w:rsidR="008415D1" w:rsidRDefault="00124AEC">
            <w:pPr>
              <w:spacing w:line="300" w:lineRule="auto"/>
              <w:rPr>
                <w:sz w:val="21"/>
                <w:szCs w:val="21"/>
              </w:rPr>
            </w:pPr>
            <w:r>
              <w:rPr>
                <w:rFonts w:hint="eastAsia"/>
                <w:sz w:val="21"/>
                <w:szCs w:val="21"/>
              </w:rPr>
              <w:t>根据教师</w:t>
            </w:r>
            <w:r>
              <w:rPr>
                <w:rFonts w:hint="eastAsia"/>
                <w:sz w:val="21"/>
                <w:szCs w:val="21"/>
              </w:rPr>
              <w:t>ID</w:t>
            </w:r>
            <w:r>
              <w:rPr>
                <w:rFonts w:hint="eastAsia"/>
                <w:sz w:val="21"/>
                <w:szCs w:val="21"/>
              </w:rPr>
              <w:t>输出教师课程（教师</w:t>
            </w:r>
            <w:r>
              <w:rPr>
                <w:rFonts w:hint="eastAsia"/>
                <w:sz w:val="21"/>
                <w:szCs w:val="21"/>
              </w:rPr>
              <w:t>ID</w:t>
            </w:r>
            <w:r>
              <w:rPr>
                <w:rFonts w:hint="eastAsia"/>
                <w:sz w:val="21"/>
                <w:szCs w:val="21"/>
              </w:rPr>
              <w:t>）：课程</w:t>
            </w:r>
          </w:p>
          <w:p w:rsidR="008415D1" w:rsidRDefault="00124AEC">
            <w:pPr>
              <w:spacing w:line="300" w:lineRule="auto"/>
              <w:rPr>
                <w:sz w:val="21"/>
                <w:szCs w:val="21"/>
              </w:rPr>
            </w:pPr>
            <w:r>
              <w:rPr>
                <w:rFonts w:hint="eastAsia"/>
                <w:sz w:val="21"/>
                <w:szCs w:val="21"/>
              </w:rPr>
              <w:t>输出非本人课程（教师</w:t>
            </w:r>
            <w:r>
              <w:rPr>
                <w:rFonts w:hint="eastAsia"/>
                <w:sz w:val="21"/>
                <w:szCs w:val="21"/>
              </w:rPr>
              <w:t>ID</w:t>
            </w:r>
            <w:r>
              <w:rPr>
                <w:rFonts w:hint="eastAsia"/>
                <w:sz w:val="21"/>
                <w:szCs w:val="21"/>
              </w:rPr>
              <w:t>）：课程</w:t>
            </w:r>
          </w:p>
          <w:p w:rsidR="008415D1" w:rsidRDefault="00124AEC">
            <w:pPr>
              <w:spacing w:line="300" w:lineRule="auto"/>
              <w:rPr>
                <w:sz w:val="21"/>
                <w:szCs w:val="21"/>
              </w:rPr>
            </w:pPr>
            <w:r>
              <w:rPr>
                <w:rFonts w:hint="eastAsia"/>
                <w:sz w:val="21"/>
                <w:szCs w:val="21"/>
              </w:rPr>
              <w:t>输出根据关键词搜索条件后课程（搜索条件、关键词）：课程</w:t>
            </w:r>
          </w:p>
          <w:p w:rsidR="008415D1" w:rsidRDefault="00124AEC">
            <w:pPr>
              <w:spacing w:line="300" w:lineRule="auto"/>
              <w:rPr>
                <w:sz w:val="21"/>
                <w:szCs w:val="21"/>
              </w:rPr>
            </w:pPr>
            <w:r>
              <w:rPr>
                <w:rFonts w:hint="eastAsia"/>
                <w:sz w:val="21"/>
                <w:szCs w:val="21"/>
              </w:rPr>
              <w:t>输出某一课程详细信息（课程</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rFonts w:hint="eastAsia"/>
                <w:sz w:val="21"/>
                <w:szCs w:val="21"/>
              </w:rPr>
              <w:t>检查课程唯一性（课程</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rFonts w:hint="eastAsia"/>
                <w:sz w:val="21"/>
                <w:szCs w:val="21"/>
              </w:rPr>
              <w:t>报名该课程（学生，课程）：标识信息</w:t>
            </w:r>
          </w:p>
          <w:p w:rsidR="008415D1" w:rsidRDefault="00124AEC">
            <w:pPr>
              <w:spacing w:line="300" w:lineRule="auto"/>
              <w:rPr>
                <w:sz w:val="21"/>
                <w:szCs w:val="21"/>
              </w:rPr>
            </w:pPr>
            <w:r>
              <w:rPr>
                <w:rFonts w:hint="eastAsia"/>
                <w:sz w:val="21"/>
                <w:szCs w:val="21"/>
              </w:rPr>
              <w:t>检查是否已报名该课程（学生、课程）：标识信息</w:t>
            </w:r>
          </w:p>
          <w:p w:rsidR="008415D1" w:rsidRDefault="00124AEC">
            <w:pPr>
              <w:spacing w:line="300" w:lineRule="auto"/>
              <w:rPr>
                <w:sz w:val="21"/>
                <w:szCs w:val="21"/>
              </w:rPr>
            </w:pPr>
            <w:r>
              <w:rPr>
                <w:rFonts w:hint="eastAsia"/>
                <w:sz w:val="21"/>
                <w:szCs w:val="21"/>
              </w:rPr>
              <w:lastRenderedPageBreak/>
              <w:t>新增课程（课程）：标识信息</w:t>
            </w:r>
          </w:p>
          <w:p w:rsidR="008415D1" w:rsidRDefault="00124AEC">
            <w:pPr>
              <w:spacing w:line="300" w:lineRule="auto"/>
              <w:rPr>
                <w:sz w:val="21"/>
                <w:szCs w:val="21"/>
              </w:rPr>
            </w:pPr>
            <w:r>
              <w:rPr>
                <w:rFonts w:hint="eastAsia"/>
                <w:sz w:val="21"/>
                <w:szCs w:val="21"/>
              </w:rPr>
              <w:t>删除课程（课程</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rFonts w:hint="eastAsia"/>
                <w:sz w:val="21"/>
                <w:szCs w:val="21"/>
              </w:rPr>
              <w:t>新增课程（课程）：标识信息</w:t>
            </w:r>
          </w:p>
        </w:tc>
      </w:tr>
    </w:tbl>
    <w:p w:rsidR="008415D1" w:rsidRDefault="008415D1"/>
    <w:p w:rsidR="008415D1" w:rsidRDefault="00124AEC">
      <w:pPr>
        <w:pStyle w:val="Heading3"/>
        <w:spacing w:before="120"/>
      </w:pPr>
      <w:bookmarkStart w:id="195" w:name="_Toc483344159"/>
      <w:r>
        <w:rPr>
          <w:rFonts w:hint="eastAsia"/>
        </w:rPr>
        <w:t>5.2.6</w:t>
      </w:r>
      <w:r>
        <w:rPr>
          <w:rFonts w:hint="eastAsia"/>
        </w:rPr>
        <w:t>学科类设计</w:t>
      </w:r>
      <w:bookmarkEnd w:id="195"/>
    </w:p>
    <w:p w:rsidR="008415D1" w:rsidRDefault="008415D1">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5.6 </w:t>
      </w:r>
      <w:r>
        <w:rPr>
          <w:rFonts w:hint="eastAsia"/>
          <w:sz w:val="21"/>
          <w:szCs w:val="21"/>
        </w:rPr>
        <w:t>话题类</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124AEC">
            <w:pPr>
              <w:spacing w:line="300" w:lineRule="auto"/>
              <w:rPr>
                <w:sz w:val="21"/>
                <w:szCs w:val="21"/>
              </w:rPr>
            </w:pPr>
            <w:r>
              <w:rPr>
                <w:sz w:val="21"/>
                <w:szCs w:val="21"/>
              </w:rPr>
              <w:t>话题</w:t>
            </w:r>
          </w:p>
        </w:tc>
      </w:tr>
      <w:tr w:rsidR="008415D1">
        <w:trPr>
          <w:trHeight w:val="2381"/>
          <w:jc w:val="center"/>
        </w:trPr>
        <w:tc>
          <w:tcPr>
            <w:tcW w:w="4077" w:type="dxa"/>
            <w:vAlign w:val="center"/>
          </w:tcPr>
          <w:p w:rsidR="008415D1" w:rsidRDefault="00124AEC">
            <w:pPr>
              <w:spacing w:line="300" w:lineRule="auto"/>
              <w:rPr>
                <w:sz w:val="21"/>
                <w:szCs w:val="21"/>
              </w:rPr>
            </w:pPr>
            <w:r>
              <w:rPr>
                <w:rFonts w:hint="eastAsia"/>
                <w:sz w:val="21"/>
                <w:szCs w:val="21"/>
              </w:rPr>
              <w:t>ID int</w:t>
            </w:r>
          </w:p>
          <w:p w:rsidR="008415D1" w:rsidRDefault="00124AEC">
            <w:pPr>
              <w:spacing w:line="300" w:lineRule="auto"/>
              <w:rPr>
                <w:sz w:val="21"/>
                <w:szCs w:val="21"/>
              </w:rPr>
            </w:pPr>
            <w:r>
              <w:rPr>
                <w:rFonts w:hint="eastAsia"/>
                <w:sz w:val="21"/>
                <w:szCs w:val="21"/>
              </w:rPr>
              <w:t>话题</w:t>
            </w:r>
            <w:r>
              <w:rPr>
                <w:rFonts w:hint="eastAsia"/>
                <w:sz w:val="21"/>
                <w:szCs w:val="21"/>
              </w:rPr>
              <w:t xml:space="preserve"> nchar</w:t>
            </w:r>
            <w:r>
              <w:rPr>
                <w:rFonts w:hint="eastAsia"/>
                <w:sz w:val="21"/>
                <w:szCs w:val="21"/>
              </w:rPr>
              <w:t>（</w:t>
            </w:r>
            <w:r>
              <w:rPr>
                <w:rFonts w:hint="eastAsia"/>
                <w:sz w:val="21"/>
                <w:szCs w:val="21"/>
              </w:rPr>
              <w:t>50</w:t>
            </w:r>
            <w:r>
              <w:rPr>
                <w:rFonts w:hint="eastAsia"/>
                <w:sz w:val="21"/>
                <w:szCs w:val="21"/>
              </w:rPr>
              <w:t>）</w:t>
            </w:r>
          </w:p>
          <w:p w:rsidR="008415D1" w:rsidRDefault="00124AEC">
            <w:pPr>
              <w:spacing w:line="300" w:lineRule="auto"/>
              <w:rPr>
                <w:sz w:val="21"/>
                <w:szCs w:val="21"/>
              </w:rPr>
            </w:pPr>
            <w:r>
              <w:rPr>
                <w:rFonts w:hint="eastAsia"/>
                <w:sz w:val="21"/>
                <w:szCs w:val="21"/>
              </w:rPr>
              <w:t>内容</w:t>
            </w:r>
            <w:r>
              <w:rPr>
                <w:rFonts w:hint="eastAsia"/>
                <w:sz w:val="21"/>
                <w:szCs w:val="21"/>
              </w:rPr>
              <w:t xml:space="preserve"> nchar</w:t>
            </w:r>
            <w:r>
              <w:rPr>
                <w:rFonts w:hint="eastAsia"/>
                <w:sz w:val="21"/>
                <w:szCs w:val="21"/>
              </w:rPr>
              <w:t>（</w:t>
            </w:r>
            <w:r>
              <w:rPr>
                <w:rFonts w:hint="eastAsia"/>
                <w:sz w:val="21"/>
                <w:szCs w:val="21"/>
              </w:rPr>
              <w:t>200</w:t>
            </w:r>
            <w:r>
              <w:rPr>
                <w:rFonts w:hint="eastAsia"/>
                <w:sz w:val="21"/>
                <w:szCs w:val="21"/>
              </w:rPr>
              <w:t>）</w:t>
            </w:r>
          </w:p>
          <w:p w:rsidR="008415D1" w:rsidRDefault="00124AEC">
            <w:pPr>
              <w:spacing w:line="300" w:lineRule="auto"/>
              <w:rPr>
                <w:sz w:val="21"/>
                <w:szCs w:val="21"/>
              </w:rPr>
            </w:pPr>
            <w:r>
              <w:rPr>
                <w:rFonts w:hint="eastAsia"/>
                <w:sz w:val="21"/>
                <w:szCs w:val="21"/>
              </w:rPr>
              <w:t>作者</w:t>
            </w:r>
            <w:r>
              <w:rPr>
                <w:rFonts w:hint="eastAsia"/>
                <w:sz w:val="21"/>
                <w:szCs w:val="21"/>
              </w:rPr>
              <w:t xml:space="preserve"> nchar</w:t>
            </w:r>
            <w:r>
              <w:rPr>
                <w:rFonts w:hint="eastAsia"/>
                <w:sz w:val="21"/>
                <w:szCs w:val="21"/>
              </w:rPr>
              <w:t>（</w:t>
            </w:r>
            <w:r>
              <w:rPr>
                <w:rFonts w:hint="eastAsia"/>
                <w:sz w:val="21"/>
                <w:szCs w:val="21"/>
              </w:rPr>
              <w:t>20</w:t>
            </w:r>
            <w:r>
              <w:rPr>
                <w:rFonts w:hint="eastAsia"/>
                <w:sz w:val="21"/>
                <w:szCs w:val="21"/>
              </w:rPr>
              <w:t>）</w:t>
            </w:r>
          </w:p>
          <w:p w:rsidR="008415D1" w:rsidRDefault="00124AEC">
            <w:pPr>
              <w:spacing w:line="300" w:lineRule="auto"/>
              <w:rPr>
                <w:sz w:val="21"/>
                <w:szCs w:val="21"/>
              </w:rPr>
            </w:pPr>
            <w:r>
              <w:rPr>
                <w:rFonts w:hint="eastAsia"/>
                <w:sz w:val="21"/>
                <w:szCs w:val="21"/>
              </w:rPr>
              <w:t>发表时间</w:t>
            </w:r>
            <w:r>
              <w:rPr>
                <w:rFonts w:hint="eastAsia"/>
                <w:sz w:val="21"/>
                <w:szCs w:val="21"/>
              </w:rPr>
              <w:t xml:space="preserve"> datetime</w:t>
            </w:r>
          </w:p>
          <w:p w:rsidR="008415D1" w:rsidRDefault="00124AEC">
            <w:pPr>
              <w:spacing w:line="300" w:lineRule="auto"/>
              <w:rPr>
                <w:sz w:val="21"/>
                <w:szCs w:val="21"/>
              </w:rPr>
            </w:pPr>
            <w:r>
              <w:rPr>
                <w:rFonts w:hint="eastAsia"/>
                <w:sz w:val="21"/>
                <w:szCs w:val="21"/>
              </w:rPr>
              <w:t>回复话题评论数</w:t>
            </w:r>
            <w:r>
              <w:rPr>
                <w:rFonts w:hint="eastAsia"/>
                <w:sz w:val="21"/>
                <w:szCs w:val="21"/>
              </w:rPr>
              <w:t xml:space="preserve"> int</w:t>
            </w:r>
          </w:p>
          <w:p w:rsidR="008415D1" w:rsidRDefault="00124AEC">
            <w:pPr>
              <w:spacing w:line="300" w:lineRule="auto"/>
              <w:rPr>
                <w:sz w:val="21"/>
                <w:szCs w:val="21"/>
              </w:rPr>
            </w:pPr>
            <w:r>
              <w:rPr>
                <w:sz w:val="21"/>
                <w:szCs w:val="21"/>
              </w:rPr>
              <w:t>可用信息</w:t>
            </w:r>
            <w:r>
              <w:rPr>
                <w:rFonts w:hint="eastAsia"/>
                <w:sz w:val="21"/>
                <w:szCs w:val="21"/>
              </w:rPr>
              <w:t xml:space="preserve"> int</w:t>
            </w:r>
          </w:p>
        </w:tc>
      </w:tr>
      <w:tr w:rsidR="008415D1">
        <w:trPr>
          <w:trHeight w:val="1701"/>
          <w:jc w:val="center"/>
        </w:trPr>
        <w:tc>
          <w:tcPr>
            <w:tcW w:w="4077" w:type="dxa"/>
            <w:vAlign w:val="center"/>
          </w:tcPr>
          <w:p w:rsidR="008415D1" w:rsidRDefault="00124AEC">
            <w:pPr>
              <w:spacing w:line="300" w:lineRule="auto"/>
              <w:rPr>
                <w:sz w:val="21"/>
                <w:szCs w:val="21"/>
              </w:rPr>
            </w:pPr>
            <w:r>
              <w:rPr>
                <w:sz w:val="21"/>
                <w:szCs w:val="21"/>
              </w:rPr>
              <w:t>输出所有话题</w:t>
            </w:r>
            <w:r>
              <w:rPr>
                <w:rFonts w:hint="eastAsia"/>
                <w:sz w:val="21"/>
                <w:szCs w:val="21"/>
              </w:rPr>
              <w:t>（）：话题</w:t>
            </w:r>
          </w:p>
          <w:p w:rsidR="008415D1" w:rsidRDefault="00124AEC">
            <w:pPr>
              <w:spacing w:line="300" w:lineRule="auto"/>
              <w:rPr>
                <w:sz w:val="21"/>
                <w:szCs w:val="21"/>
              </w:rPr>
            </w:pPr>
            <w:r>
              <w:rPr>
                <w:rFonts w:hint="eastAsia"/>
                <w:sz w:val="21"/>
                <w:szCs w:val="21"/>
              </w:rPr>
              <w:t>输出话题</w:t>
            </w:r>
            <w:r>
              <w:rPr>
                <w:rFonts w:hint="eastAsia"/>
                <w:sz w:val="21"/>
                <w:szCs w:val="21"/>
              </w:rPr>
              <w:t>ID</w:t>
            </w:r>
            <w:r>
              <w:rPr>
                <w:rFonts w:hint="eastAsia"/>
                <w:sz w:val="21"/>
                <w:szCs w:val="21"/>
              </w:rPr>
              <w:t>详细信息（话题</w:t>
            </w:r>
            <w:r>
              <w:rPr>
                <w:rFonts w:hint="eastAsia"/>
                <w:sz w:val="21"/>
                <w:szCs w:val="21"/>
              </w:rPr>
              <w:t>ID</w:t>
            </w:r>
            <w:r>
              <w:rPr>
                <w:rFonts w:hint="eastAsia"/>
                <w:sz w:val="21"/>
                <w:szCs w:val="21"/>
              </w:rPr>
              <w:t>）：话题</w:t>
            </w:r>
          </w:p>
          <w:p w:rsidR="008415D1" w:rsidRDefault="00124AEC">
            <w:pPr>
              <w:spacing w:line="300" w:lineRule="auto"/>
              <w:rPr>
                <w:sz w:val="21"/>
                <w:szCs w:val="21"/>
              </w:rPr>
            </w:pPr>
            <w:r>
              <w:rPr>
                <w:rFonts w:hint="eastAsia"/>
                <w:sz w:val="21"/>
                <w:szCs w:val="21"/>
              </w:rPr>
              <w:t>根据作者</w:t>
            </w:r>
            <w:r>
              <w:rPr>
                <w:rFonts w:hint="eastAsia"/>
                <w:sz w:val="21"/>
                <w:szCs w:val="21"/>
              </w:rPr>
              <w:t>ID</w:t>
            </w:r>
            <w:r>
              <w:rPr>
                <w:rFonts w:hint="eastAsia"/>
                <w:sz w:val="21"/>
                <w:szCs w:val="21"/>
              </w:rPr>
              <w:t>输出话题（作者</w:t>
            </w:r>
            <w:r>
              <w:rPr>
                <w:rFonts w:hint="eastAsia"/>
                <w:sz w:val="21"/>
                <w:szCs w:val="21"/>
              </w:rPr>
              <w:t>ID</w:t>
            </w:r>
            <w:r>
              <w:rPr>
                <w:rFonts w:hint="eastAsia"/>
                <w:sz w:val="21"/>
                <w:szCs w:val="21"/>
              </w:rPr>
              <w:t>）：话题</w:t>
            </w:r>
          </w:p>
          <w:p w:rsidR="008415D1" w:rsidRDefault="00124AEC">
            <w:pPr>
              <w:spacing w:line="300" w:lineRule="auto"/>
              <w:rPr>
                <w:sz w:val="21"/>
                <w:szCs w:val="21"/>
              </w:rPr>
            </w:pPr>
            <w:r>
              <w:rPr>
                <w:rFonts w:hint="eastAsia"/>
                <w:sz w:val="21"/>
                <w:szCs w:val="21"/>
              </w:rPr>
              <w:t>新建话题（话题）：标识信息</w:t>
            </w:r>
          </w:p>
          <w:p w:rsidR="008415D1" w:rsidRDefault="00124AEC">
            <w:pPr>
              <w:spacing w:line="300" w:lineRule="auto"/>
              <w:rPr>
                <w:sz w:val="21"/>
                <w:szCs w:val="21"/>
              </w:rPr>
            </w:pPr>
            <w:r>
              <w:rPr>
                <w:rFonts w:hint="eastAsia"/>
                <w:sz w:val="21"/>
                <w:szCs w:val="21"/>
              </w:rPr>
              <w:t>删除话题（话题</w:t>
            </w:r>
            <w:r>
              <w:rPr>
                <w:rFonts w:hint="eastAsia"/>
                <w:sz w:val="21"/>
                <w:szCs w:val="21"/>
              </w:rPr>
              <w:t>ID</w:t>
            </w:r>
            <w:r>
              <w:rPr>
                <w:rFonts w:hint="eastAsia"/>
                <w:sz w:val="21"/>
                <w:szCs w:val="21"/>
              </w:rPr>
              <w:t>）：标识信息</w:t>
            </w:r>
          </w:p>
        </w:tc>
      </w:tr>
    </w:tbl>
    <w:p w:rsidR="008415D1" w:rsidRDefault="008415D1"/>
    <w:p w:rsidR="008415D1" w:rsidRDefault="00124AEC">
      <w:pPr>
        <w:pStyle w:val="Heading3"/>
        <w:spacing w:before="120"/>
      </w:pPr>
      <w:bookmarkStart w:id="196" w:name="_Toc483344160"/>
      <w:r>
        <w:rPr>
          <w:rFonts w:hint="eastAsia"/>
        </w:rPr>
        <w:t>5.2.7</w:t>
      </w:r>
      <w:r>
        <w:rPr>
          <w:rFonts w:hint="eastAsia"/>
        </w:rPr>
        <w:t>教室占用类设计</w:t>
      </w:r>
      <w:bookmarkEnd w:id="196"/>
    </w:p>
    <w:p w:rsidR="008415D1" w:rsidRDefault="008415D1"/>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 xml:space="preserve">5.7 </w:t>
      </w:r>
      <w:r>
        <w:rPr>
          <w:rFonts w:hint="eastAsia"/>
          <w:sz w:val="21"/>
          <w:szCs w:val="21"/>
        </w:rPr>
        <w:t>评论类</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124AEC">
            <w:pPr>
              <w:spacing w:line="300" w:lineRule="auto"/>
              <w:rPr>
                <w:sz w:val="21"/>
                <w:szCs w:val="21"/>
              </w:rPr>
            </w:pPr>
            <w:r>
              <w:rPr>
                <w:sz w:val="21"/>
                <w:szCs w:val="21"/>
              </w:rPr>
              <w:t>评论</w:t>
            </w:r>
          </w:p>
        </w:tc>
      </w:tr>
      <w:tr w:rsidR="008415D1">
        <w:trPr>
          <w:trHeight w:val="1701"/>
          <w:jc w:val="center"/>
        </w:trPr>
        <w:tc>
          <w:tcPr>
            <w:tcW w:w="4077" w:type="dxa"/>
            <w:vAlign w:val="center"/>
          </w:tcPr>
          <w:p w:rsidR="008415D1" w:rsidRDefault="00124AEC">
            <w:pPr>
              <w:spacing w:line="300" w:lineRule="auto"/>
              <w:rPr>
                <w:sz w:val="21"/>
                <w:szCs w:val="21"/>
              </w:rPr>
            </w:pPr>
            <w:r>
              <w:rPr>
                <w:rFonts w:hint="eastAsia"/>
                <w:sz w:val="21"/>
                <w:szCs w:val="21"/>
              </w:rPr>
              <w:t>ID int</w:t>
            </w:r>
          </w:p>
          <w:p w:rsidR="008415D1" w:rsidRDefault="00124AEC">
            <w:pPr>
              <w:spacing w:line="300" w:lineRule="auto"/>
              <w:rPr>
                <w:sz w:val="21"/>
                <w:szCs w:val="21"/>
              </w:rPr>
            </w:pPr>
            <w:r>
              <w:rPr>
                <w:rFonts w:hint="eastAsia"/>
                <w:sz w:val="21"/>
                <w:szCs w:val="21"/>
              </w:rPr>
              <w:t>对应话题</w:t>
            </w:r>
            <w:r>
              <w:rPr>
                <w:rFonts w:hint="eastAsia"/>
                <w:sz w:val="21"/>
                <w:szCs w:val="21"/>
              </w:rPr>
              <w:t>ID int</w:t>
            </w:r>
          </w:p>
          <w:p w:rsidR="008415D1" w:rsidRDefault="00124AEC">
            <w:pPr>
              <w:spacing w:line="300" w:lineRule="auto"/>
              <w:rPr>
                <w:sz w:val="21"/>
                <w:szCs w:val="21"/>
              </w:rPr>
            </w:pPr>
            <w:r>
              <w:rPr>
                <w:rFonts w:hint="eastAsia"/>
                <w:sz w:val="21"/>
                <w:szCs w:val="21"/>
              </w:rPr>
              <w:t>作者</w:t>
            </w:r>
            <w:r>
              <w:rPr>
                <w:rFonts w:hint="eastAsia"/>
                <w:sz w:val="21"/>
                <w:szCs w:val="21"/>
              </w:rPr>
              <w:t xml:space="preserve"> nchar</w:t>
            </w:r>
            <w:r>
              <w:rPr>
                <w:rFonts w:hint="eastAsia"/>
                <w:sz w:val="21"/>
                <w:szCs w:val="21"/>
              </w:rPr>
              <w:t>（</w:t>
            </w:r>
            <w:r>
              <w:rPr>
                <w:rFonts w:hint="eastAsia"/>
                <w:sz w:val="21"/>
                <w:szCs w:val="21"/>
              </w:rPr>
              <w:t>20</w:t>
            </w:r>
            <w:r>
              <w:rPr>
                <w:rFonts w:hint="eastAsia"/>
                <w:sz w:val="21"/>
                <w:szCs w:val="21"/>
              </w:rPr>
              <w:t>）</w:t>
            </w:r>
          </w:p>
          <w:p w:rsidR="008415D1" w:rsidRDefault="00124AEC">
            <w:pPr>
              <w:spacing w:line="300" w:lineRule="auto"/>
              <w:rPr>
                <w:sz w:val="21"/>
                <w:szCs w:val="21"/>
              </w:rPr>
            </w:pPr>
            <w:r>
              <w:rPr>
                <w:rFonts w:hint="eastAsia"/>
                <w:sz w:val="21"/>
                <w:szCs w:val="21"/>
              </w:rPr>
              <w:t>发表时间</w:t>
            </w:r>
            <w:r>
              <w:rPr>
                <w:rFonts w:hint="eastAsia"/>
                <w:sz w:val="21"/>
                <w:szCs w:val="21"/>
              </w:rPr>
              <w:t xml:space="preserve"> datetime</w:t>
            </w:r>
          </w:p>
          <w:p w:rsidR="008415D1" w:rsidRDefault="00124AEC">
            <w:pPr>
              <w:spacing w:line="300" w:lineRule="auto"/>
              <w:rPr>
                <w:sz w:val="21"/>
                <w:szCs w:val="21"/>
              </w:rPr>
            </w:pPr>
            <w:r>
              <w:rPr>
                <w:rFonts w:hint="eastAsia"/>
                <w:sz w:val="21"/>
                <w:szCs w:val="21"/>
              </w:rPr>
              <w:t>内容</w:t>
            </w:r>
            <w:r>
              <w:rPr>
                <w:rFonts w:hint="eastAsia"/>
                <w:sz w:val="21"/>
                <w:szCs w:val="21"/>
              </w:rPr>
              <w:t xml:space="preserve"> nchar</w:t>
            </w:r>
            <w:r>
              <w:rPr>
                <w:rFonts w:hint="eastAsia"/>
                <w:sz w:val="21"/>
                <w:szCs w:val="21"/>
              </w:rPr>
              <w:t>（</w:t>
            </w:r>
            <w:r>
              <w:rPr>
                <w:rFonts w:hint="eastAsia"/>
                <w:sz w:val="21"/>
                <w:szCs w:val="21"/>
              </w:rPr>
              <w:t>200</w:t>
            </w:r>
            <w:r>
              <w:rPr>
                <w:rFonts w:hint="eastAsia"/>
                <w:sz w:val="21"/>
                <w:szCs w:val="21"/>
              </w:rPr>
              <w:t>）</w:t>
            </w:r>
          </w:p>
          <w:p w:rsidR="008415D1" w:rsidRDefault="00124AEC">
            <w:pPr>
              <w:spacing w:line="300" w:lineRule="auto"/>
              <w:rPr>
                <w:sz w:val="21"/>
                <w:szCs w:val="21"/>
              </w:rPr>
            </w:pPr>
            <w:r>
              <w:rPr>
                <w:rFonts w:hint="eastAsia"/>
                <w:sz w:val="21"/>
                <w:szCs w:val="21"/>
              </w:rPr>
              <w:t>可用信息</w:t>
            </w:r>
            <w:r>
              <w:rPr>
                <w:rFonts w:hint="eastAsia"/>
                <w:sz w:val="21"/>
                <w:szCs w:val="21"/>
              </w:rPr>
              <w:t xml:space="preserve"> int</w:t>
            </w:r>
          </w:p>
        </w:tc>
      </w:tr>
      <w:tr w:rsidR="008415D1">
        <w:trPr>
          <w:trHeight w:val="2381"/>
          <w:jc w:val="center"/>
        </w:trPr>
        <w:tc>
          <w:tcPr>
            <w:tcW w:w="4077" w:type="dxa"/>
            <w:vAlign w:val="center"/>
          </w:tcPr>
          <w:p w:rsidR="008415D1" w:rsidRDefault="00124AEC">
            <w:pPr>
              <w:spacing w:line="300" w:lineRule="auto"/>
              <w:rPr>
                <w:sz w:val="21"/>
                <w:szCs w:val="21"/>
              </w:rPr>
            </w:pPr>
            <w:r>
              <w:rPr>
                <w:sz w:val="21"/>
                <w:szCs w:val="21"/>
              </w:rPr>
              <w:t>根据话题</w:t>
            </w:r>
            <w:r>
              <w:rPr>
                <w:rFonts w:hint="eastAsia"/>
                <w:sz w:val="21"/>
                <w:szCs w:val="21"/>
              </w:rPr>
              <w:t>ID</w:t>
            </w:r>
            <w:r>
              <w:rPr>
                <w:rFonts w:hint="eastAsia"/>
                <w:sz w:val="21"/>
                <w:szCs w:val="21"/>
              </w:rPr>
              <w:t>输出评论（话题</w:t>
            </w:r>
            <w:r>
              <w:rPr>
                <w:rFonts w:hint="eastAsia"/>
                <w:sz w:val="21"/>
                <w:szCs w:val="21"/>
              </w:rPr>
              <w:t>ID</w:t>
            </w:r>
            <w:r>
              <w:rPr>
                <w:rFonts w:hint="eastAsia"/>
                <w:sz w:val="21"/>
                <w:szCs w:val="21"/>
              </w:rPr>
              <w:t>）：评论</w:t>
            </w:r>
          </w:p>
          <w:p w:rsidR="008415D1" w:rsidRDefault="00124AEC">
            <w:pPr>
              <w:spacing w:line="300" w:lineRule="auto"/>
              <w:rPr>
                <w:sz w:val="21"/>
                <w:szCs w:val="21"/>
              </w:rPr>
            </w:pPr>
            <w:r>
              <w:rPr>
                <w:rFonts w:hint="eastAsia"/>
                <w:sz w:val="21"/>
                <w:szCs w:val="21"/>
              </w:rPr>
              <w:t>根据作者</w:t>
            </w:r>
            <w:r>
              <w:rPr>
                <w:rFonts w:hint="eastAsia"/>
                <w:sz w:val="21"/>
                <w:szCs w:val="21"/>
              </w:rPr>
              <w:t>ID</w:t>
            </w:r>
            <w:r>
              <w:rPr>
                <w:rFonts w:hint="eastAsia"/>
                <w:sz w:val="21"/>
                <w:szCs w:val="21"/>
              </w:rPr>
              <w:t>输出评论（作者</w:t>
            </w:r>
            <w:r>
              <w:rPr>
                <w:rFonts w:hint="eastAsia"/>
                <w:sz w:val="21"/>
                <w:szCs w:val="21"/>
              </w:rPr>
              <w:t>ID</w:t>
            </w:r>
            <w:r>
              <w:rPr>
                <w:rFonts w:hint="eastAsia"/>
                <w:sz w:val="21"/>
                <w:szCs w:val="21"/>
              </w:rPr>
              <w:t>）：评论</w:t>
            </w:r>
          </w:p>
          <w:p w:rsidR="008415D1" w:rsidRDefault="00124AEC">
            <w:pPr>
              <w:spacing w:line="300" w:lineRule="auto"/>
              <w:rPr>
                <w:sz w:val="21"/>
                <w:szCs w:val="21"/>
              </w:rPr>
            </w:pPr>
            <w:r>
              <w:rPr>
                <w:rFonts w:hint="eastAsia"/>
                <w:sz w:val="21"/>
                <w:szCs w:val="21"/>
              </w:rPr>
              <w:t>新建评论（评论）：标识信息</w:t>
            </w:r>
          </w:p>
          <w:p w:rsidR="008415D1" w:rsidRDefault="00124AEC">
            <w:pPr>
              <w:spacing w:line="300" w:lineRule="auto"/>
              <w:rPr>
                <w:sz w:val="21"/>
                <w:szCs w:val="21"/>
              </w:rPr>
            </w:pPr>
            <w:r>
              <w:rPr>
                <w:rFonts w:hint="eastAsia"/>
                <w:sz w:val="21"/>
                <w:szCs w:val="21"/>
              </w:rPr>
              <w:t>删除评论（评论</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rFonts w:hint="eastAsia"/>
                <w:sz w:val="21"/>
                <w:szCs w:val="21"/>
              </w:rPr>
              <w:t>自增回复数（话题</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rFonts w:hint="eastAsia"/>
                <w:sz w:val="21"/>
                <w:szCs w:val="21"/>
              </w:rPr>
              <w:t>自减回复数（话题</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sz w:val="21"/>
                <w:szCs w:val="21"/>
              </w:rPr>
              <w:t>输出所有评论</w:t>
            </w:r>
            <w:r>
              <w:rPr>
                <w:rFonts w:hint="eastAsia"/>
                <w:sz w:val="21"/>
                <w:szCs w:val="21"/>
              </w:rPr>
              <w:t>（）：评论</w:t>
            </w:r>
          </w:p>
        </w:tc>
      </w:tr>
    </w:tbl>
    <w:p w:rsidR="008415D1" w:rsidRDefault="008415D1">
      <w:pPr>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97" w:name="_Toc483344161"/>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97"/>
    </w:p>
    <w:p w:rsidR="008415D1" w:rsidRDefault="00124AEC">
      <w:pPr>
        <w:pStyle w:val="Heading2"/>
        <w:spacing w:before="240" w:after="120"/>
      </w:pPr>
      <w:bookmarkStart w:id="198" w:name="_Toc483344162"/>
      <w:r>
        <w:rPr>
          <w:rFonts w:hint="eastAsia"/>
        </w:rPr>
        <w:t xml:space="preserve">6.1 </w:t>
      </w:r>
      <w:r>
        <w:rPr>
          <w:rFonts w:hint="eastAsia"/>
        </w:rPr>
        <w:t>软件界面实现</w:t>
      </w:r>
      <w:bookmarkEnd w:id="198"/>
    </w:p>
    <w:p w:rsidR="008415D1" w:rsidRDefault="00124AEC">
      <w:pPr>
        <w:pStyle w:val="Heading3"/>
        <w:spacing w:before="120"/>
      </w:pPr>
      <w:bookmarkStart w:id="199" w:name="_Toc483344163"/>
      <w:r>
        <w:rPr>
          <w:rFonts w:hint="eastAsia"/>
        </w:rPr>
        <w:t>6.1.1</w:t>
      </w:r>
      <w:r>
        <w:rPr>
          <w:rFonts w:hint="eastAsia"/>
        </w:rPr>
        <w:t>用户登录</w:t>
      </w:r>
      <w:r>
        <w:rPr>
          <w:rFonts w:hint="eastAsia"/>
        </w:rPr>
        <w:t>/</w:t>
      </w:r>
      <w:r>
        <w:rPr>
          <w:rFonts w:hint="eastAsia"/>
        </w:rPr>
        <w:t>注册界面</w:t>
      </w:r>
      <w:bookmarkEnd w:id="199"/>
    </w:p>
    <w:p w:rsidR="008415D1" w:rsidRDefault="00124AEC">
      <w:pPr>
        <w:spacing w:line="300" w:lineRule="auto"/>
        <w:ind w:firstLineChars="200" w:firstLine="480"/>
      </w:pPr>
      <w:r>
        <w:rPr>
          <w:rFonts w:hint="eastAsia"/>
        </w:rPr>
        <w:t>图</w:t>
      </w:r>
      <w:r>
        <w:rPr>
          <w:rFonts w:hint="eastAsia"/>
        </w:rPr>
        <w:t>6.1</w:t>
      </w:r>
      <w:r>
        <w:rPr>
          <w:rFonts w:hint="eastAsia"/>
        </w:rPr>
        <w:t>为用户登录界面，用户在这里输入正确的用户名密码即可登录信息安全课程在线系统中。</w:t>
      </w:r>
    </w:p>
    <w:p w:rsidR="008415D1" w:rsidRDefault="00124AEC">
      <w:pPr>
        <w:spacing w:line="300" w:lineRule="auto"/>
        <w:jc w:val="center"/>
      </w:pPr>
      <w:r>
        <w:rPr>
          <w:noProof/>
        </w:rPr>
        <w:drawing>
          <wp:inline distT="0" distB="0" distL="0" distR="0">
            <wp:extent cx="5274310" cy="2763520"/>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50" cstate="print"/>
                    <a:srcRect/>
                    <a:stretch>
                      <a:fillRect/>
                    </a:stretch>
                  </pic:blipFill>
                  <pic:spPr>
                    <a:xfrm>
                      <a:off x="0" y="0"/>
                      <a:ext cx="5274310" cy="276387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 </w:t>
      </w:r>
      <w:r>
        <w:rPr>
          <w:rFonts w:hint="eastAsia"/>
          <w:sz w:val="21"/>
          <w:szCs w:val="21"/>
        </w:rPr>
        <w:t>前台登录界面</w:t>
      </w:r>
    </w:p>
    <w:p w:rsidR="008415D1" w:rsidRDefault="008415D1">
      <w:pPr>
        <w:jc w:val="center"/>
        <w:rPr>
          <w:sz w:val="21"/>
          <w:szCs w:val="21"/>
        </w:rPr>
      </w:pPr>
    </w:p>
    <w:p w:rsidR="008415D1" w:rsidRDefault="00124AEC">
      <w:pPr>
        <w:pStyle w:val="Heading3"/>
        <w:spacing w:before="120"/>
      </w:pPr>
      <w:bookmarkStart w:id="200" w:name="_Toc483344164"/>
      <w:r>
        <w:rPr>
          <w:rFonts w:hint="eastAsia"/>
        </w:rPr>
        <w:t>6.1.2</w:t>
      </w:r>
      <w:r>
        <w:rPr>
          <w:rFonts w:hint="eastAsia"/>
        </w:rPr>
        <w:t>用户首页展示界面</w:t>
      </w:r>
      <w:bookmarkEnd w:id="200"/>
    </w:p>
    <w:p w:rsidR="008415D1" w:rsidRDefault="00124AEC">
      <w:pPr>
        <w:spacing w:line="300" w:lineRule="auto"/>
        <w:ind w:firstLineChars="200" w:firstLine="480"/>
      </w:pPr>
      <w:r>
        <w:rPr>
          <w:rFonts w:hint="eastAsia"/>
        </w:rPr>
        <w:t>图</w:t>
      </w:r>
      <w:r>
        <w:rPr>
          <w:rFonts w:hint="eastAsia"/>
        </w:rPr>
        <w:t>6.2</w:t>
      </w:r>
      <w:r>
        <w:rPr>
          <w:rFonts w:hint="eastAsia"/>
        </w:rPr>
        <w:t>为管理员用户添加课程信息界面。用户可以通过点击右侧主菜单里的课程管理下的课程管理，显示课程管理页面。该页面会显示当前可用的课程</w:t>
      </w:r>
      <w:r>
        <w:rPr>
          <w:rFonts w:hint="eastAsia"/>
        </w:rPr>
        <w:t>ID</w:t>
      </w:r>
      <w:r>
        <w:rPr>
          <w:rFonts w:hint="eastAsia"/>
        </w:rPr>
        <w:t>、课程名称以及教师姓名的信息，并且有新增课程以及删除课程两个功能按钮。</w:t>
      </w:r>
    </w:p>
    <w:p w:rsidR="008415D1" w:rsidRDefault="00124AEC">
      <w:pPr>
        <w:spacing w:line="300" w:lineRule="auto"/>
        <w:jc w:val="center"/>
      </w:pPr>
      <w:r>
        <w:rPr>
          <w:noProof/>
        </w:rPr>
        <w:lastRenderedPageBreak/>
        <w:drawing>
          <wp:inline distT="0" distB="0" distL="0" distR="0">
            <wp:extent cx="5274310" cy="1560195"/>
            <wp:effectExtent l="19050" t="0" r="254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51" cstate="print"/>
                    <a:srcRect/>
                    <a:stretch>
                      <a:fillRect/>
                    </a:stretch>
                  </pic:blipFill>
                  <pic:spPr>
                    <a:xfrm>
                      <a:off x="0" y="0"/>
                      <a:ext cx="5274310" cy="1560555"/>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6.2 </w:t>
      </w:r>
      <w:r>
        <w:rPr>
          <w:rFonts w:hint="eastAsia"/>
          <w:sz w:val="21"/>
          <w:szCs w:val="21"/>
        </w:rPr>
        <w:t>添加课程信息界面</w:t>
      </w:r>
    </w:p>
    <w:p w:rsidR="008415D1" w:rsidRDefault="008415D1">
      <w:pPr>
        <w:jc w:val="center"/>
        <w:rPr>
          <w:sz w:val="21"/>
          <w:szCs w:val="21"/>
        </w:rPr>
      </w:pPr>
    </w:p>
    <w:p w:rsidR="008415D1" w:rsidRDefault="00124AEC">
      <w:pPr>
        <w:spacing w:line="300" w:lineRule="auto"/>
        <w:ind w:firstLineChars="200" w:firstLine="480"/>
      </w:pPr>
      <w:r>
        <w:rPr>
          <w:rFonts w:hint="eastAsia"/>
        </w:rPr>
        <w:t>管理员点击新增课程按钮会出现如下图</w:t>
      </w:r>
      <w:r>
        <w:rPr>
          <w:rFonts w:hint="eastAsia"/>
        </w:rPr>
        <w:t>6.3</w:t>
      </w:r>
      <w:r>
        <w:rPr>
          <w:rFonts w:hint="eastAsia"/>
        </w:rPr>
        <w:t>的界面，用户可以填写相关信息并且点击提交按钮保存课程信息。管理员也可以通过点击删除课程按钮删除课程。</w:t>
      </w:r>
    </w:p>
    <w:p w:rsidR="008415D1" w:rsidRDefault="00124AEC">
      <w:pPr>
        <w:spacing w:line="300" w:lineRule="auto"/>
        <w:jc w:val="center"/>
      </w:pPr>
      <w:r>
        <w:rPr>
          <w:noProof/>
        </w:rPr>
        <w:drawing>
          <wp:inline distT="0" distB="0" distL="0" distR="0">
            <wp:extent cx="5274310" cy="2395855"/>
            <wp:effectExtent l="19050" t="0" r="2540"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noChangeArrowheads="1"/>
                    </pic:cNvPicPr>
                  </pic:nvPicPr>
                  <pic:blipFill>
                    <a:blip r:embed="rId52" cstate="print"/>
                    <a:srcRect/>
                    <a:stretch>
                      <a:fillRect/>
                    </a:stretch>
                  </pic:blipFill>
                  <pic:spPr>
                    <a:xfrm>
                      <a:off x="0" y="0"/>
                      <a:ext cx="5274310" cy="2396156"/>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6.3 </w:t>
      </w:r>
      <w:r>
        <w:rPr>
          <w:rFonts w:hint="eastAsia"/>
          <w:sz w:val="21"/>
          <w:szCs w:val="21"/>
        </w:rPr>
        <w:t>新增课程信息界面</w:t>
      </w:r>
    </w:p>
    <w:p w:rsidR="008415D1" w:rsidRDefault="00124AEC">
      <w:pPr>
        <w:pStyle w:val="Heading3"/>
        <w:spacing w:before="120"/>
      </w:pPr>
      <w:bookmarkStart w:id="201" w:name="_Toc483344165"/>
      <w:r>
        <w:rPr>
          <w:rFonts w:hint="eastAsia"/>
        </w:rPr>
        <w:t>6.1.3</w:t>
      </w:r>
      <w:r>
        <w:rPr>
          <w:rFonts w:hint="eastAsia"/>
        </w:rPr>
        <w:t>教师管理课程信息界面</w:t>
      </w:r>
      <w:bookmarkEnd w:id="201"/>
    </w:p>
    <w:p w:rsidR="008415D1" w:rsidRDefault="00124AEC">
      <w:pPr>
        <w:spacing w:line="300" w:lineRule="auto"/>
        <w:ind w:firstLineChars="200" w:firstLine="480"/>
      </w:pPr>
      <w:r>
        <w:rPr>
          <w:rFonts w:hint="eastAsia"/>
        </w:rPr>
        <w:t>图</w:t>
      </w:r>
      <w:r>
        <w:rPr>
          <w:rFonts w:hint="eastAsia"/>
        </w:rPr>
        <w:t>6.4</w:t>
      </w:r>
      <w:r>
        <w:rPr>
          <w:rFonts w:hint="eastAsia"/>
        </w:rPr>
        <w:t>为教师查看课程列表信息界面。教师通过点击右侧主菜单栏里我的课程下我的课程可以显示所有本人开设课程信息。在该页面上有查看详情按钮，通过点击查看详情按钮可以查看这门课程的详细信息，如图</w:t>
      </w:r>
      <w:r>
        <w:rPr>
          <w:rFonts w:hint="eastAsia"/>
        </w:rPr>
        <w:t>6.5</w:t>
      </w:r>
      <w:r>
        <w:rPr>
          <w:rFonts w:hint="eastAsia"/>
        </w:rPr>
        <w:t>课程详细信息界面。在课程详细信息界面上可以查看不同作业的作业详情，如图</w:t>
      </w:r>
      <w:r>
        <w:rPr>
          <w:rFonts w:hint="eastAsia"/>
        </w:rPr>
        <w:t>6.6</w:t>
      </w:r>
      <w:r>
        <w:rPr>
          <w:rFonts w:hint="eastAsia"/>
        </w:rPr>
        <w:t>作业详细信息界面。在作业详细信息界面可以编辑作业要求简介，查看已经上传的课件以及选择上传作业。</w:t>
      </w:r>
    </w:p>
    <w:p w:rsidR="008415D1" w:rsidRDefault="00124AEC">
      <w:pPr>
        <w:spacing w:line="300" w:lineRule="auto"/>
        <w:jc w:val="center"/>
      </w:pPr>
      <w:r>
        <w:rPr>
          <w:noProof/>
        </w:rPr>
        <w:drawing>
          <wp:inline distT="0" distB="0" distL="0" distR="0">
            <wp:extent cx="5274310" cy="1196975"/>
            <wp:effectExtent l="19050" t="0" r="2540" b="0"/>
            <wp:docPr id="2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0"/>
                    <pic:cNvPicPr>
                      <a:picLocks noChangeAspect="1" noChangeArrowheads="1"/>
                    </pic:cNvPicPr>
                  </pic:nvPicPr>
                  <pic:blipFill>
                    <a:blip r:embed="rId53" cstate="print"/>
                    <a:srcRect/>
                    <a:stretch>
                      <a:fillRect/>
                    </a:stretch>
                  </pic:blipFill>
                  <pic:spPr>
                    <a:xfrm>
                      <a:off x="0" y="0"/>
                      <a:ext cx="5274310" cy="1197515"/>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lastRenderedPageBreak/>
        <w:t>图</w:t>
      </w:r>
      <w:r>
        <w:rPr>
          <w:rFonts w:hint="eastAsia"/>
          <w:sz w:val="21"/>
          <w:szCs w:val="21"/>
        </w:rPr>
        <w:t xml:space="preserve">6.4 </w:t>
      </w:r>
      <w:r>
        <w:rPr>
          <w:rFonts w:hint="eastAsia"/>
          <w:sz w:val="21"/>
          <w:szCs w:val="21"/>
        </w:rPr>
        <w:t>课程列表信息界面</w:t>
      </w:r>
    </w:p>
    <w:p w:rsidR="008415D1" w:rsidRDefault="008415D1">
      <w:pPr>
        <w:jc w:val="center"/>
        <w:rPr>
          <w:sz w:val="21"/>
          <w:szCs w:val="21"/>
        </w:rPr>
      </w:pPr>
    </w:p>
    <w:p w:rsidR="008415D1" w:rsidRDefault="008415D1">
      <w:pPr>
        <w:jc w:val="center"/>
        <w:rPr>
          <w:sz w:val="21"/>
          <w:szCs w:val="21"/>
        </w:rPr>
      </w:pPr>
    </w:p>
    <w:p w:rsidR="008415D1" w:rsidRDefault="00124AEC">
      <w:pPr>
        <w:spacing w:line="300" w:lineRule="auto"/>
        <w:jc w:val="center"/>
      </w:pPr>
      <w:r>
        <w:rPr>
          <w:noProof/>
        </w:rPr>
        <w:drawing>
          <wp:inline distT="0" distB="0" distL="0" distR="0">
            <wp:extent cx="5274310" cy="3098800"/>
            <wp:effectExtent l="19050" t="0" r="2540" b="0"/>
            <wp:docPr id="2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3"/>
                    <pic:cNvPicPr>
                      <a:picLocks noChangeAspect="1" noChangeArrowheads="1"/>
                    </pic:cNvPicPr>
                  </pic:nvPicPr>
                  <pic:blipFill>
                    <a:blip r:embed="rId54" cstate="print"/>
                    <a:srcRect/>
                    <a:stretch>
                      <a:fillRect/>
                    </a:stretch>
                  </pic:blipFill>
                  <pic:spPr>
                    <a:xfrm>
                      <a:off x="0" y="0"/>
                      <a:ext cx="5274310" cy="3098814"/>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6.5 </w:t>
      </w:r>
      <w:r>
        <w:rPr>
          <w:rFonts w:hint="eastAsia"/>
          <w:sz w:val="21"/>
          <w:szCs w:val="21"/>
        </w:rPr>
        <w:t>课程详细信息界面</w:t>
      </w:r>
    </w:p>
    <w:p w:rsidR="008415D1" w:rsidRDefault="008415D1">
      <w:pPr>
        <w:jc w:val="center"/>
        <w:rPr>
          <w:sz w:val="21"/>
          <w:szCs w:val="21"/>
        </w:rPr>
      </w:pPr>
    </w:p>
    <w:p w:rsidR="008415D1" w:rsidRDefault="00124AEC">
      <w:pPr>
        <w:spacing w:line="300" w:lineRule="auto"/>
        <w:jc w:val="center"/>
      </w:pPr>
      <w:r>
        <w:rPr>
          <w:noProof/>
        </w:rPr>
        <w:drawing>
          <wp:inline distT="0" distB="0" distL="0" distR="0">
            <wp:extent cx="5274310" cy="1751330"/>
            <wp:effectExtent l="19050" t="0" r="2540" b="0"/>
            <wp:docPr id="2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6"/>
                    <pic:cNvPicPr>
                      <a:picLocks noChangeAspect="1" noChangeArrowheads="1"/>
                    </pic:cNvPicPr>
                  </pic:nvPicPr>
                  <pic:blipFill>
                    <a:blip r:embed="rId55" cstate="print"/>
                    <a:srcRect/>
                    <a:stretch>
                      <a:fillRect/>
                    </a:stretch>
                  </pic:blipFill>
                  <pic:spPr>
                    <a:xfrm>
                      <a:off x="0" y="0"/>
                      <a:ext cx="5274310" cy="1751747"/>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作业详细信息界面</w:t>
      </w:r>
    </w:p>
    <w:p w:rsidR="008415D1" w:rsidRDefault="008415D1">
      <w:pPr>
        <w:jc w:val="center"/>
        <w:rPr>
          <w:sz w:val="21"/>
          <w:szCs w:val="21"/>
        </w:rPr>
      </w:pPr>
    </w:p>
    <w:p w:rsidR="008415D1" w:rsidRDefault="00124AEC">
      <w:pPr>
        <w:pStyle w:val="Heading3"/>
        <w:spacing w:before="120"/>
      </w:pPr>
      <w:bookmarkStart w:id="202" w:name="_Toc483344166"/>
      <w:r>
        <w:rPr>
          <w:rFonts w:hint="eastAsia"/>
        </w:rPr>
        <w:t>6.1.4</w:t>
      </w:r>
      <w:r>
        <w:rPr>
          <w:rFonts w:hint="eastAsia"/>
        </w:rPr>
        <w:t>用户管理课表信息界面</w:t>
      </w:r>
      <w:bookmarkEnd w:id="202"/>
    </w:p>
    <w:p w:rsidR="008415D1" w:rsidRDefault="00124AEC">
      <w:pPr>
        <w:spacing w:line="300" w:lineRule="auto"/>
        <w:ind w:firstLineChars="200" w:firstLine="480"/>
      </w:pPr>
      <w:r>
        <w:rPr>
          <w:rFonts w:hint="eastAsia"/>
        </w:rPr>
        <w:t>图</w:t>
      </w:r>
      <w:r>
        <w:rPr>
          <w:rFonts w:hint="eastAsia"/>
        </w:rPr>
        <w:t>6.7</w:t>
      </w:r>
      <w:r>
        <w:rPr>
          <w:rFonts w:hint="eastAsia"/>
        </w:rPr>
        <w:t>为教师或学生上传课件</w:t>
      </w:r>
      <w:r>
        <w:rPr>
          <w:rFonts w:hint="eastAsia"/>
        </w:rPr>
        <w:t>/</w:t>
      </w:r>
      <w:r>
        <w:rPr>
          <w:rFonts w:hint="eastAsia"/>
        </w:rPr>
        <w:t>作业界面。教师或学生可以通过该页面上传作业或者课件，点击浏览并选择需要上传的文件的文件夹路径并点击选择，然后点击上传就可以成功上传课件或者作业。</w:t>
      </w:r>
    </w:p>
    <w:p w:rsidR="008415D1" w:rsidRDefault="00124AEC">
      <w:pPr>
        <w:spacing w:line="300" w:lineRule="auto"/>
        <w:jc w:val="center"/>
      </w:pPr>
      <w:r>
        <w:rPr>
          <w:rFonts w:hint="eastAsia"/>
          <w:noProof/>
        </w:rPr>
        <w:lastRenderedPageBreak/>
        <w:drawing>
          <wp:inline distT="0" distB="0" distL="0" distR="0">
            <wp:extent cx="5579745" cy="1708785"/>
            <wp:effectExtent l="19050" t="0" r="190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noChangeArrowheads="1"/>
                    </pic:cNvPicPr>
                  </pic:nvPicPr>
                  <pic:blipFill>
                    <a:blip r:embed="rId56" cstate="print"/>
                    <a:srcRect/>
                    <a:stretch>
                      <a:fillRect/>
                    </a:stretch>
                  </pic:blipFill>
                  <pic:spPr>
                    <a:xfrm>
                      <a:off x="0" y="0"/>
                      <a:ext cx="5579745" cy="170939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上传课件</w:t>
      </w:r>
      <w:r>
        <w:rPr>
          <w:rFonts w:hint="eastAsia"/>
          <w:sz w:val="21"/>
          <w:szCs w:val="21"/>
        </w:rPr>
        <w:t>/</w:t>
      </w:r>
      <w:r>
        <w:rPr>
          <w:rFonts w:hint="eastAsia"/>
          <w:sz w:val="21"/>
          <w:szCs w:val="21"/>
        </w:rPr>
        <w:t>作业界面</w:t>
      </w:r>
    </w:p>
    <w:p w:rsidR="008415D1" w:rsidRDefault="008415D1">
      <w:pPr>
        <w:jc w:val="center"/>
        <w:rPr>
          <w:sz w:val="21"/>
          <w:szCs w:val="21"/>
        </w:rPr>
      </w:pPr>
    </w:p>
    <w:p w:rsidR="008415D1" w:rsidRDefault="00124AEC">
      <w:pPr>
        <w:pStyle w:val="Heading3"/>
        <w:spacing w:before="120"/>
      </w:pPr>
      <w:bookmarkStart w:id="203" w:name="_Toc483344167"/>
      <w:r>
        <w:rPr>
          <w:rFonts w:hint="eastAsia"/>
        </w:rPr>
        <w:t>6.1.5</w:t>
      </w:r>
      <w:r>
        <w:rPr>
          <w:rFonts w:hint="eastAsia"/>
        </w:rPr>
        <w:t>查看当前所有课程界面</w:t>
      </w:r>
      <w:bookmarkEnd w:id="203"/>
    </w:p>
    <w:p w:rsidR="008415D1" w:rsidRDefault="00124AEC">
      <w:pPr>
        <w:spacing w:line="300" w:lineRule="auto"/>
        <w:ind w:firstLineChars="200" w:firstLine="480"/>
      </w:pPr>
      <w:r>
        <w:rPr>
          <w:rFonts w:hint="eastAsia"/>
        </w:rPr>
        <w:t>图</w:t>
      </w:r>
      <w:r>
        <w:rPr>
          <w:rFonts w:hint="eastAsia"/>
        </w:rPr>
        <w:t>6.8</w:t>
      </w:r>
      <w:r>
        <w:rPr>
          <w:rFonts w:hint="eastAsia"/>
        </w:rPr>
        <w:t>以及图</w:t>
      </w:r>
      <w:r>
        <w:rPr>
          <w:rFonts w:hint="eastAsia"/>
        </w:rPr>
        <w:t>6.9</w:t>
      </w:r>
      <w:r>
        <w:rPr>
          <w:rFonts w:hint="eastAsia"/>
        </w:rPr>
        <w:t>为教师或学生查看上传课件</w:t>
      </w:r>
      <w:r>
        <w:rPr>
          <w:rFonts w:hint="eastAsia"/>
        </w:rPr>
        <w:t>/</w:t>
      </w:r>
      <w:r>
        <w:rPr>
          <w:rFonts w:hint="eastAsia"/>
        </w:rPr>
        <w:t>作业界面。教师或者学生可以通过该界面查看已上传作业或课件信息。教师或学生可以通过查看课件页面查看该课件的课程</w:t>
      </w:r>
      <w:r>
        <w:rPr>
          <w:rFonts w:hint="eastAsia"/>
        </w:rPr>
        <w:t>ID</w:t>
      </w:r>
      <w:r>
        <w:rPr>
          <w:rFonts w:hint="eastAsia"/>
        </w:rPr>
        <w:t>、作业</w:t>
      </w:r>
      <w:r>
        <w:rPr>
          <w:rFonts w:hint="eastAsia"/>
        </w:rPr>
        <w:t>ID</w:t>
      </w:r>
      <w:r>
        <w:rPr>
          <w:rFonts w:hint="eastAsia"/>
        </w:rPr>
        <w:t>、文件名称以及下载该课件；他们也可以通过查看作业界面查看该作业的课程</w:t>
      </w:r>
      <w:r>
        <w:rPr>
          <w:rFonts w:hint="eastAsia"/>
        </w:rPr>
        <w:t>ID</w:t>
      </w:r>
      <w:r>
        <w:rPr>
          <w:rFonts w:hint="eastAsia"/>
        </w:rPr>
        <w:t>、课程名称、作业</w:t>
      </w:r>
      <w:r>
        <w:rPr>
          <w:rFonts w:hint="eastAsia"/>
        </w:rPr>
        <w:t>ID</w:t>
      </w:r>
      <w:r>
        <w:rPr>
          <w:rFonts w:hint="eastAsia"/>
        </w:rPr>
        <w:t>、文件名称并选择下载。</w:t>
      </w:r>
    </w:p>
    <w:p w:rsidR="008415D1" w:rsidRDefault="00124AEC">
      <w:pPr>
        <w:spacing w:line="300" w:lineRule="auto"/>
        <w:jc w:val="center"/>
      </w:pPr>
      <w:r>
        <w:rPr>
          <w:noProof/>
        </w:rPr>
        <w:drawing>
          <wp:inline distT="0" distB="0" distL="0" distR="0">
            <wp:extent cx="5274310" cy="1082040"/>
            <wp:effectExtent l="19050" t="0" r="2540" b="0"/>
            <wp:docPr id="3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9"/>
                    <pic:cNvPicPr>
                      <a:picLocks noChangeAspect="1" noChangeArrowheads="1"/>
                    </pic:cNvPicPr>
                  </pic:nvPicPr>
                  <pic:blipFill>
                    <a:blip r:embed="rId57" cstate="print"/>
                    <a:srcRect/>
                    <a:stretch>
                      <a:fillRect/>
                    </a:stretch>
                  </pic:blipFill>
                  <pic:spPr>
                    <a:xfrm>
                      <a:off x="0" y="0"/>
                      <a:ext cx="5274310" cy="1082594"/>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6.8</w:t>
      </w:r>
      <w:r>
        <w:rPr>
          <w:rFonts w:hint="eastAsia"/>
          <w:sz w:val="21"/>
          <w:szCs w:val="21"/>
        </w:rPr>
        <w:t>查看课件信息界面</w:t>
      </w:r>
    </w:p>
    <w:p w:rsidR="008415D1" w:rsidRDefault="008415D1">
      <w:pPr>
        <w:spacing w:line="300" w:lineRule="auto"/>
        <w:jc w:val="center"/>
        <w:rPr>
          <w:sz w:val="21"/>
          <w:szCs w:val="21"/>
        </w:rPr>
      </w:pPr>
    </w:p>
    <w:p w:rsidR="008415D1" w:rsidRDefault="00124AEC">
      <w:pPr>
        <w:spacing w:line="300" w:lineRule="auto"/>
        <w:jc w:val="center"/>
      </w:pPr>
      <w:r>
        <w:rPr>
          <w:noProof/>
        </w:rPr>
        <w:drawing>
          <wp:inline distT="0" distB="0" distL="0" distR="0">
            <wp:extent cx="5274310" cy="920115"/>
            <wp:effectExtent l="19050" t="0" r="2540" b="0"/>
            <wp:docPr id="6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4"/>
                    <pic:cNvPicPr>
                      <a:picLocks noChangeAspect="1" noChangeArrowheads="1"/>
                    </pic:cNvPicPr>
                  </pic:nvPicPr>
                  <pic:blipFill>
                    <a:blip r:embed="rId58" cstate="print"/>
                    <a:srcRect/>
                    <a:stretch>
                      <a:fillRect/>
                    </a:stretch>
                  </pic:blipFill>
                  <pic:spPr>
                    <a:xfrm>
                      <a:off x="0" y="0"/>
                      <a:ext cx="5274310" cy="920198"/>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6.9 </w:t>
      </w:r>
      <w:r>
        <w:rPr>
          <w:rFonts w:hint="eastAsia"/>
          <w:sz w:val="21"/>
          <w:szCs w:val="21"/>
        </w:rPr>
        <w:t>查看作业信息界面</w:t>
      </w:r>
    </w:p>
    <w:p w:rsidR="008415D1" w:rsidRDefault="008415D1">
      <w:pPr>
        <w:jc w:val="center"/>
        <w:rPr>
          <w:sz w:val="21"/>
          <w:szCs w:val="21"/>
        </w:rPr>
      </w:pPr>
    </w:p>
    <w:p w:rsidR="008415D1" w:rsidRDefault="00124AEC">
      <w:pPr>
        <w:pStyle w:val="Heading3"/>
        <w:spacing w:before="120"/>
      </w:pPr>
      <w:bookmarkStart w:id="204" w:name="_Toc483344168"/>
      <w:r>
        <w:rPr>
          <w:rFonts w:hint="eastAsia"/>
        </w:rPr>
        <w:t>6.1.6</w:t>
      </w:r>
      <w:r>
        <w:rPr>
          <w:rFonts w:hint="eastAsia"/>
        </w:rPr>
        <w:t>收藏</w:t>
      </w:r>
      <w:r>
        <w:rPr>
          <w:rFonts w:hint="eastAsia"/>
        </w:rPr>
        <w:t>/</w:t>
      </w:r>
      <w:r>
        <w:rPr>
          <w:rFonts w:hint="eastAsia"/>
        </w:rPr>
        <w:t>选择</w:t>
      </w:r>
      <w:r>
        <w:rPr>
          <w:rFonts w:hint="eastAsia"/>
        </w:rPr>
        <w:t>/</w:t>
      </w:r>
      <w:r>
        <w:rPr>
          <w:rFonts w:hint="eastAsia"/>
        </w:rPr>
        <w:t>评论课程界面</w:t>
      </w:r>
      <w:bookmarkEnd w:id="204"/>
    </w:p>
    <w:p w:rsidR="008415D1" w:rsidRDefault="00124AEC">
      <w:pPr>
        <w:spacing w:line="300" w:lineRule="auto"/>
        <w:ind w:firstLineChars="200" w:firstLine="480"/>
      </w:pPr>
      <w:r>
        <w:rPr>
          <w:rFonts w:hint="eastAsia"/>
        </w:rPr>
        <w:t>图</w:t>
      </w:r>
      <w:r>
        <w:rPr>
          <w:rFonts w:hint="eastAsia"/>
        </w:rPr>
        <w:t>6.10</w:t>
      </w:r>
      <w:r>
        <w:rPr>
          <w:rFonts w:hint="eastAsia"/>
        </w:rPr>
        <w:t>为学生报名参加课程界面。学生可以通过该页面报名参加该项课程，点击报名并且报名成功以后，该课程会自动添加到我的课程的课程列表中。并且可以查看该课程的每章作业详情。</w:t>
      </w:r>
    </w:p>
    <w:p w:rsidR="008415D1" w:rsidRDefault="00124AEC">
      <w:pPr>
        <w:spacing w:line="300" w:lineRule="auto"/>
        <w:jc w:val="center"/>
      </w:pPr>
      <w:r>
        <w:rPr>
          <w:noProof/>
        </w:rPr>
        <w:lastRenderedPageBreak/>
        <w:drawing>
          <wp:inline distT="0" distB="0" distL="0" distR="0">
            <wp:extent cx="5274310" cy="1958340"/>
            <wp:effectExtent l="19050" t="0" r="2540" b="0"/>
            <wp:docPr id="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8"/>
                    <pic:cNvPicPr>
                      <a:picLocks noChangeAspect="1" noChangeArrowheads="1"/>
                    </pic:cNvPicPr>
                  </pic:nvPicPr>
                  <pic:blipFill>
                    <a:blip r:embed="rId59" cstate="print"/>
                    <a:srcRect/>
                    <a:stretch>
                      <a:fillRect/>
                    </a:stretch>
                  </pic:blipFill>
                  <pic:spPr>
                    <a:xfrm>
                      <a:off x="0" y="0"/>
                      <a:ext cx="5274310" cy="195836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6.10 </w:t>
      </w:r>
      <w:r>
        <w:rPr>
          <w:rFonts w:hint="eastAsia"/>
          <w:sz w:val="21"/>
          <w:szCs w:val="21"/>
        </w:rPr>
        <w:t>报名参加课程界面</w:t>
      </w:r>
    </w:p>
    <w:p w:rsidR="008415D1" w:rsidRDefault="008415D1">
      <w:pPr>
        <w:jc w:val="center"/>
        <w:rPr>
          <w:sz w:val="21"/>
          <w:szCs w:val="21"/>
        </w:rPr>
      </w:pPr>
    </w:p>
    <w:p w:rsidR="008415D1" w:rsidRDefault="00124AEC">
      <w:pPr>
        <w:pStyle w:val="Heading3"/>
        <w:spacing w:before="120"/>
      </w:pPr>
      <w:bookmarkStart w:id="205" w:name="_Toc483344169"/>
      <w:r>
        <w:rPr>
          <w:rFonts w:hint="eastAsia"/>
        </w:rPr>
        <w:t>6.1.7</w:t>
      </w:r>
      <w:r>
        <w:rPr>
          <w:rFonts w:hint="eastAsia"/>
        </w:rPr>
        <w:t>查看所有教师</w:t>
      </w:r>
      <w:r>
        <w:rPr>
          <w:rFonts w:hint="eastAsia"/>
        </w:rPr>
        <w:t>/</w:t>
      </w:r>
      <w:r>
        <w:rPr>
          <w:rFonts w:hint="eastAsia"/>
        </w:rPr>
        <w:t>学生信息界面</w:t>
      </w:r>
      <w:bookmarkEnd w:id="205"/>
      <w:r>
        <w:rPr>
          <w:rFonts w:hint="eastAsia"/>
        </w:rPr>
        <w:t xml:space="preserve"> </w:t>
      </w:r>
    </w:p>
    <w:p w:rsidR="008415D1" w:rsidRDefault="00124AEC">
      <w:pPr>
        <w:spacing w:line="300" w:lineRule="auto"/>
        <w:ind w:firstLineChars="200" w:firstLine="480"/>
      </w:pPr>
      <w:r>
        <w:rPr>
          <w:rFonts w:hint="eastAsia"/>
        </w:rPr>
        <w:t>图</w:t>
      </w:r>
      <w:r>
        <w:rPr>
          <w:rFonts w:hint="eastAsia"/>
        </w:rPr>
        <w:t>6.11</w:t>
      </w:r>
      <w:r>
        <w:rPr>
          <w:rFonts w:hint="eastAsia"/>
        </w:rPr>
        <w:t>为管理员查看教师信息界面。该界面会详细显示所有可用教师的教师</w:t>
      </w:r>
      <w:r>
        <w:rPr>
          <w:rFonts w:hint="eastAsia"/>
        </w:rPr>
        <w:t>id</w:t>
      </w:r>
      <w:r>
        <w:rPr>
          <w:rFonts w:hint="eastAsia"/>
        </w:rPr>
        <w:t>、教师姓名、登录密码以及电话等详细信息，另外还有新增教师以及删除教师两个功能按钮。点击新增教师会出现如图</w:t>
      </w:r>
      <w:r>
        <w:rPr>
          <w:rFonts w:hint="eastAsia"/>
        </w:rPr>
        <w:t>6.11</w:t>
      </w:r>
      <w:r>
        <w:rPr>
          <w:rFonts w:hint="eastAsia"/>
        </w:rPr>
        <w:t>的新增教师信息界面，填写教师</w:t>
      </w:r>
      <w:r>
        <w:rPr>
          <w:rFonts w:hint="eastAsia"/>
        </w:rPr>
        <w:t>id</w:t>
      </w:r>
      <w:r>
        <w:rPr>
          <w:rFonts w:hint="eastAsia"/>
        </w:rPr>
        <w:t>，教师姓名以及教师电话等基本信息并点击提交就可以新增教师。查看所有学生信息界面同该界面类似，在此不做赘述。</w:t>
      </w:r>
    </w:p>
    <w:p w:rsidR="008415D1" w:rsidRDefault="00124AEC">
      <w:pPr>
        <w:spacing w:line="300" w:lineRule="auto"/>
        <w:jc w:val="center"/>
      </w:pPr>
      <w:r>
        <w:rPr>
          <w:noProof/>
        </w:rPr>
        <w:drawing>
          <wp:inline distT="0" distB="0" distL="0" distR="0">
            <wp:extent cx="5274310" cy="1194435"/>
            <wp:effectExtent l="19050" t="0" r="2540" b="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noChangeArrowheads="1"/>
                    </pic:cNvPicPr>
                  </pic:nvPicPr>
                  <pic:blipFill>
                    <a:blip r:embed="rId60" cstate="print"/>
                    <a:srcRect/>
                    <a:stretch>
                      <a:fillRect/>
                    </a:stretch>
                  </pic:blipFill>
                  <pic:spPr>
                    <a:xfrm>
                      <a:off x="0" y="0"/>
                      <a:ext cx="5274310" cy="1194536"/>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6.11 </w:t>
      </w:r>
      <w:r>
        <w:rPr>
          <w:rFonts w:hint="eastAsia"/>
          <w:sz w:val="21"/>
          <w:szCs w:val="21"/>
        </w:rPr>
        <w:t>所有教师信息界面</w:t>
      </w:r>
    </w:p>
    <w:p w:rsidR="008415D1" w:rsidRDefault="008415D1">
      <w:pPr>
        <w:spacing w:line="300" w:lineRule="auto"/>
        <w:jc w:val="center"/>
        <w:rPr>
          <w:sz w:val="21"/>
          <w:szCs w:val="21"/>
        </w:rPr>
      </w:pPr>
    </w:p>
    <w:p w:rsidR="008415D1" w:rsidRDefault="00124AEC">
      <w:pPr>
        <w:spacing w:line="300" w:lineRule="auto"/>
        <w:jc w:val="center"/>
      </w:pPr>
      <w:r>
        <w:rPr>
          <w:noProof/>
        </w:rPr>
        <w:lastRenderedPageBreak/>
        <w:drawing>
          <wp:inline distT="0" distB="0" distL="0" distR="0">
            <wp:extent cx="5274310" cy="2359025"/>
            <wp:effectExtent l="19050" t="0" r="2540" b="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noChangeArrowheads="1"/>
                    </pic:cNvPicPr>
                  </pic:nvPicPr>
                  <pic:blipFill>
                    <a:blip r:embed="rId61" cstate="print"/>
                    <a:srcRect/>
                    <a:stretch>
                      <a:fillRect/>
                    </a:stretch>
                  </pic:blipFill>
                  <pic:spPr>
                    <a:xfrm>
                      <a:off x="0" y="0"/>
                      <a:ext cx="5274310" cy="2359614"/>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6.12</w:t>
      </w:r>
      <w:r>
        <w:rPr>
          <w:rFonts w:hint="eastAsia"/>
          <w:sz w:val="21"/>
          <w:szCs w:val="21"/>
        </w:rPr>
        <w:t>新增教师信息界面</w:t>
      </w:r>
    </w:p>
    <w:p w:rsidR="008415D1" w:rsidRDefault="008415D1">
      <w:pPr>
        <w:jc w:val="center"/>
        <w:rPr>
          <w:sz w:val="21"/>
          <w:szCs w:val="21"/>
        </w:rPr>
      </w:pPr>
    </w:p>
    <w:p w:rsidR="008415D1" w:rsidRDefault="00124AEC">
      <w:pPr>
        <w:pStyle w:val="Heading3"/>
        <w:spacing w:before="120"/>
      </w:pPr>
      <w:bookmarkStart w:id="206" w:name="_Toc483344170"/>
      <w:r>
        <w:rPr>
          <w:rFonts w:hint="eastAsia"/>
        </w:rPr>
        <w:t>6.1.8</w:t>
      </w:r>
      <w:r>
        <w:rPr>
          <w:rFonts w:hint="eastAsia"/>
        </w:rPr>
        <w:t>查看指定教师</w:t>
      </w:r>
      <w:r>
        <w:rPr>
          <w:rFonts w:hint="eastAsia"/>
        </w:rPr>
        <w:t>/</w:t>
      </w:r>
      <w:r>
        <w:rPr>
          <w:rFonts w:hint="eastAsia"/>
        </w:rPr>
        <w:t>学生信息界面</w:t>
      </w:r>
      <w:bookmarkEnd w:id="206"/>
    </w:p>
    <w:p w:rsidR="008415D1" w:rsidRDefault="00124AEC">
      <w:pPr>
        <w:spacing w:line="300" w:lineRule="auto"/>
        <w:ind w:firstLineChars="200" w:firstLine="480"/>
      </w:pPr>
      <w:r>
        <w:rPr>
          <w:rFonts w:hint="eastAsia"/>
        </w:rPr>
        <w:t>图</w:t>
      </w:r>
      <w:r>
        <w:rPr>
          <w:rFonts w:hint="eastAsia"/>
        </w:rPr>
        <w:t>6.13</w:t>
      </w:r>
      <w:r>
        <w:rPr>
          <w:rFonts w:hint="eastAsia"/>
        </w:rPr>
        <w:t>为学生查看我的教师信息界面。该界面会显示该学生已报名课程教师的教师</w:t>
      </w:r>
      <w:r>
        <w:rPr>
          <w:rFonts w:hint="eastAsia"/>
        </w:rPr>
        <w:t>ID</w:t>
      </w:r>
      <w:r>
        <w:rPr>
          <w:rFonts w:hint="eastAsia"/>
        </w:rPr>
        <w:t>、教师姓名以及电话信息。教师查看我的学生信息界面同该界面相似，在此不做赘述。</w:t>
      </w:r>
    </w:p>
    <w:p w:rsidR="008415D1" w:rsidRDefault="00124AEC">
      <w:pPr>
        <w:spacing w:line="300" w:lineRule="auto"/>
        <w:jc w:val="center"/>
      </w:pPr>
      <w:r>
        <w:rPr>
          <w:noProof/>
        </w:rPr>
        <w:drawing>
          <wp:inline distT="0" distB="0" distL="0" distR="0">
            <wp:extent cx="5274310" cy="1429385"/>
            <wp:effectExtent l="19050" t="0" r="2540" b="0"/>
            <wp:docPr id="6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1"/>
                    <pic:cNvPicPr>
                      <a:picLocks noChangeAspect="1" noChangeArrowheads="1"/>
                    </pic:cNvPicPr>
                  </pic:nvPicPr>
                  <pic:blipFill>
                    <a:blip r:embed="rId62" cstate="print"/>
                    <a:srcRect/>
                    <a:stretch>
                      <a:fillRect/>
                    </a:stretch>
                  </pic:blipFill>
                  <pic:spPr>
                    <a:xfrm>
                      <a:off x="0" y="0"/>
                      <a:ext cx="5274310" cy="1430000"/>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6.13 </w:t>
      </w:r>
      <w:r>
        <w:rPr>
          <w:rFonts w:hint="eastAsia"/>
          <w:sz w:val="21"/>
          <w:szCs w:val="21"/>
        </w:rPr>
        <w:t>我的老师信息界面</w:t>
      </w:r>
    </w:p>
    <w:p w:rsidR="008415D1" w:rsidRDefault="008415D1">
      <w:pPr>
        <w:jc w:val="center"/>
        <w:rPr>
          <w:sz w:val="21"/>
          <w:szCs w:val="21"/>
        </w:rPr>
      </w:pPr>
    </w:p>
    <w:p w:rsidR="008415D1" w:rsidRDefault="00124AEC">
      <w:pPr>
        <w:pStyle w:val="Heading3"/>
        <w:spacing w:before="120"/>
      </w:pPr>
      <w:bookmarkStart w:id="207" w:name="_Toc483344171"/>
      <w:r>
        <w:rPr>
          <w:rFonts w:hint="eastAsia"/>
        </w:rPr>
        <w:t>6.1.9</w:t>
      </w:r>
      <w:r>
        <w:rPr>
          <w:rFonts w:hint="eastAsia"/>
        </w:rPr>
        <w:t>教师</w:t>
      </w:r>
      <w:r>
        <w:rPr>
          <w:rFonts w:hint="eastAsia"/>
        </w:rPr>
        <w:t>/</w:t>
      </w:r>
      <w:r>
        <w:rPr>
          <w:rFonts w:hint="eastAsia"/>
        </w:rPr>
        <w:t>学生发送私信界面</w:t>
      </w:r>
      <w:bookmarkEnd w:id="207"/>
    </w:p>
    <w:p w:rsidR="008415D1" w:rsidRDefault="00124AEC">
      <w:pPr>
        <w:spacing w:line="300" w:lineRule="auto"/>
        <w:ind w:firstLineChars="200" w:firstLine="480"/>
      </w:pPr>
      <w:r>
        <w:rPr>
          <w:rFonts w:hint="eastAsia"/>
        </w:rPr>
        <w:t>图</w:t>
      </w:r>
      <w:r>
        <w:rPr>
          <w:rFonts w:hint="eastAsia"/>
        </w:rPr>
        <w:t>6.14</w:t>
      </w:r>
      <w:r>
        <w:rPr>
          <w:rFonts w:hint="eastAsia"/>
        </w:rPr>
        <w:t>为教师或学生查看所有留言话题界面，点击新增话题即可进入新增话题界面，如图</w:t>
      </w:r>
      <w:r>
        <w:rPr>
          <w:rFonts w:hint="eastAsia"/>
        </w:rPr>
        <w:t>6.15</w:t>
      </w:r>
      <w:r>
        <w:rPr>
          <w:rFonts w:hint="eastAsia"/>
        </w:rPr>
        <w:t>所示。点击查看详情可查看该话题详细信息，如图</w:t>
      </w:r>
      <w:r>
        <w:rPr>
          <w:rFonts w:hint="eastAsia"/>
        </w:rPr>
        <w:t>6.16</w:t>
      </w:r>
      <w:r>
        <w:rPr>
          <w:rFonts w:hint="eastAsia"/>
        </w:rPr>
        <w:t>所示。点击新增评论按钮，可进入新增评论界面，如图</w:t>
      </w:r>
      <w:r>
        <w:rPr>
          <w:rFonts w:hint="eastAsia"/>
        </w:rPr>
        <w:t>6.17</w:t>
      </w:r>
      <w:r>
        <w:rPr>
          <w:rFonts w:hint="eastAsia"/>
        </w:rPr>
        <w:t>所示。当新的评论提交成功是，话题的回复数会自动加</w:t>
      </w:r>
      <w:r>
        <w:rPr>
          <w:rFonts w:hint="eastAsia"/>
        </w:rPr>
        <w:t>1</w:t>
      </w:r>
      <w:r>
        <w:rPr>
          <w:rFonts w:hint="eastAsia"/>
        </w:rPr>
        <w:t>，并且显示在该话题下。</w:t>
      </w:r>
    </w:p>
    <w:p w:rsidR="008415D1" w:rsidRDefault="00124AEC">
      <w:pPr>
        <w:spacing w:line="300" w:lineRule="auto"/>
        <w:jc w:val="center"/>
      </w:pPr>
      <w:r>
        <w:rPr>
          <w:noProof/>
        </w:rPr>
        <w:lastRenderedPageBreak/>
        <w:drawing>
          <wp:inline distT="0" distB="0" distL="0" distR="0">
            <wp:extent cx="5274310" cy="848360"/>
            <wp:effectExtent l="19050" t="0" r="2540" b="0"/>
            <wp:docPr id="6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0"/>
                    <pic:cNvPicPr>
                      <a:picLocks noChangeAspect="1" noChangeArrowheads="1"/>
                    </pic:cNvPicPr>
                  </pic:nvPicPr>
                  <pic:blipFill>
                    <a:blip r:embed="rId63" cstate="print"/>
                    <a:srcRect/>
                    <a:stretch>
                      <a:fillRect/>
                    </a:stretch>
                  </pic:blipFill>
                  <pic:spPr>
                    <a:xfrm>
                      <a:off x="0" y="0"/>
                      <a:ext cx="5274310" cy="84891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6.14 </w:t>
      </w:r>
      <w:r>
        <w:rPr>
          <w:rFonts w:hint="eastAsia"/>
          <w:sz w:val="21"/>
          <w:szCs w:val="21"/>
        </w:rPr>
        <w:t>所有留言话题界面</w:t>
      </w:r>
    </w:p>
    <w:p w:rsidR="008415D1" w:rsidRDefault="008415D1">
      <w:pPr>
        <w:spacing w:line="300" w:lineRule="auto"/>
        <w:jc w:val="center"/>
        <w:rPr>
          <w:sz w:val="21"/>
          <w:szCs w:val="21"/>
        </w:rPr>
      </w:pPr>
    </w:p>
    <w:p w:rsidR="008415D1" w:rsidRDefault="00124AEC">
      <w:pPr>
        <w:spacing w:line="300" w:lineRule="auto"/>
        <w:jc w:val="center"/>
      </w:pPr>
      <w:r>
        <w:rPr>
          <w:noProof/>
        </w:rPr>
        <w:drawing>
          <wp:inline distT="0" distB="0" distL="0" distR="0">
            <wp:extent cx="5274310" cy="2233295"/>
            <wp:effectExtent l="19050" t="0" r="2540" b="0"/>
            <wp:docPr id="7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3"/>
                    <pic:cNvPicPr>
                      <a:picLocks noChangeAspect="1" noChangeArrowheads="1"/>
                    </pic:cNvPicPr>
                  </pic:nvPicPr>
                  <pic:blipFill>
                    <a:blip r:embed="rId64" cstate="print"/>
                    <a:srcRect/>
                    <a:stretch>
                      <a:fillRect/>
                    </a:stretch>
                  </pic:blipFill>
                  <pic:spPr>
                    <a:xfrm>
                      <a:off x="0" y="0"/>
                      <a:ext cx="5274310" cy="2233733"/>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6.15 </w:t>
      </w:r>
      <w:r>
        <w:rPr>
          <w:rFonts w:hint="eastAsia"/>
          <w:sz w:val="21"/>
          <w:szCs w:val="21"/>
        </w:rPr>
        <w:t>新增话题界面</w:t>
      </w:r>
    </w:p>
    <w:p w:rsidR="008415D1" w:rsidRDefault="008415D1">
      <w:pPr>
        <w:spacing w:line="300" w:lineRule="auto"/>
        <w:jc w:val="center"/>
        <w:rPr>
          <w:sz w:val="21"/>
          <w:szCs w:val="21"/>
        </w:rPr>
      </w:pPr>
    </w:p>
    <w:p w:rsidR="008415D1" w:rsidRDefault="00124AEC">
      <w:pPr>
        <w:spacing w:line="300" w:lineRule="auto"/>
        <w:jc w:val="center"/>
      </w:pPr>
      <w:r>
        <w:rPr>
          <w:rFonts w:hint="eastAsia"/>
          <w:noProof/>
        </w:rPr>
        <w:drawing>
          <wp:inline distT="0" distB="0" distL="0" distR="0">
            <wp:extent cx="5274310" cy="1021080"/>
            <wp:effectExtent l="19050" t="0" r="2540" b="0"/>
            <wp:docPr id="71"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3"/>
                    <pic:cNvPicPr>
                      <a:picLocks noChangeAspect="1" noChangeArrowheads="1"/>
                    </pic:cNvPicPr>
                  </pic:nvPicPr>
                  <pic:blipFill>
                    <a:blip r:embed="rId65" cstate="print"/>
                    <a:srcRect/>
                    <a:stretch>
                      <a:fillRect/>
                    </a:stretch>
                  </pic:blipFill>
                  <pic:spPr>
                    <a:xfrm>
                      <a:off x="0" y="0"/>
                      <a:ext cx="5274310" cy="1021146"/>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6.16 </w:t>
      </w:r>
      <w:r>
        <w:rPr>
          <w:rFonts w:hint="eastAsia"/>
          <w:sz w:val="21"/>
          <w:szCs w:val="21"/>
        </w:rPr>
        <w:t>话题详细信息界面</w:t>
      </w:r>
    </w:p>
    <w:p w:rsidR="008415D1" w:rsidRDefault="008415D1">
      <w:pPr>
        <w:spacing w:line="300" w:lineRule="auto"/>
        <w:jc w:val="center"/>
        <w:rPr>
          <w:sz w:val="21"/>
          <w:szCs w:val="21"/>
        </w:rPr>
      </w:pPr>
    </w:p>
    <w:p w:rsidR="008415D1" w:rsidRDefault="00124AEC">
      <w:pPr>
        <w:spacing w:line="300" w:lineRule="auto"/>
        <w:jc w:val="center"/>
      </w:pPr>
      <w:r>
        <w:rPr>
          <w:rFonts w:hint="eastAsia"/>
          <w:noProof/>
        </w:rPr>
        <w:drawing>
          <wp:inline distT="0" distB="0" distL="0" distR="0">
            <wp:extent cx="5579745" cy="1165225"/>
            <wp:effectExtent l="19050" t="0" r="1905"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noChangeArrowheads="1"/>
                    </pic:cNvPicPr>
                  </pic:nvPicPr>
                  <pic:blipFill>
                    <a:blip r:embed="rId66" cstate="print"/>
                    <a:srcRect/>
                    <a:stretch>
                      <a:fillRect/>
                    </a:stretch>
                  </pic:blipFill>
                  <pic:spPr>
                    <a:xfrm>
                      <a:off x="0" y="0"/>
                      <a:ext cx="5579745" cy="1165700"/>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6.17 </w:t>
      </w:r>
      <w:r>
        <w:rPr>
          <w:rFonts w:hint="eastAsia"/>
          <w:sz w:val="21"/>
          <w:szCs w:val="21"/>
        </w:rPr>
        <w:t>新增评论界面</w:t>
      </w:r>
    </w:p>
    <w:p w:rsidR="008415D1" w:rsidRDefault="008415D1">
      <w:pPr>
        <w:jc w:val="center"/>
        <w:rPr>
          <w:sz w:val="21"/>
          <w:szCs w:val="21"/>
        </w:rPr>
      </w:pPr>
    </w:p>
    <w:p w:rsidR="008415D1" w:rsidRDefault="00124AEC">
      <w:pPr>
        <w:pStyle w:val="Heading3"/>
        <w:spacing w:before="120"/>
      </w:pPr>
      <w:bookmarkStart w:id="208" w:name="_Toc483344172"/>
      <w:r>
        <w:rPr>
          <w:rFonts w:hint="eastAsia"/>
        </w:rPr>
        <w:lastRenderedPageBreak/>
        <w:t>6.1.10</w:t>
      </w:r>
      <w:r>
        <w:rPr>
          <w:rFonts w:hint="eastAsia"/>
        </w:rPr>
        <w:t>教师</w:t>
      </w:r>
      <w:r>
        <w:rPr>
          <w:rFonts w:hint="eastAsia"/>
        </w:rPr>
        <w:t>/</w:t>
      </w:r>
      <w:r>
        <w:rPr>
          <w:rFonts w:hint="eastAsia"/>
        </w:rPr>
        <w:t>学生事务中心界面</w:t>
      </w:r>
      <w:bookmarkEnd w:id="208"/>
    </w:p>
    <w:p w:rsidR="008415D1" w:rsidRDefault="00124AEC">
      <w:pPr>
        <w:spacing w:line="300" w:lineRule="auto"/>
        <w:ind w:firstLineChars="200" w:firstLine="480"/>
      </w:pPr>
      <w:r>
        <w:rPr>
          <w:rFonts w:hint="eastAsia"/>
        </w:rPr>
        <w:t>图</w:t>
      </w:r>
      <w:r>
        <w:rPr>
          <w:rFonts w:hint="eastAsia"/>
        </w:rPr>
        <w:t>6.18</w:t>
      </w:r>
      <w:r>
        <w:rPr>
          <w:rFonts w:hint="eastAsia"/>
        </w:rPr>
        <w:t>为管理员删除留言话题界面。管理员在这里查看所有话题信息，并可以通过删除话题按钮删除选中话题。删除评论界面和该页面相似，在此不做赘述。</w:t>
      </w:r>
    </w:p>
    <w:p w:rsidR="008415D1" w:rsidRDefault="00124AEC">
      <w:pPr>
        <w:spacing w:line="300" w:lineRule="auto"/>
        <w:jc w:val="center"/>
      </w:pPr>
      <w:r>
        <w:rPr>
          <w:noProof/>
        </w:rPr>
        <w:drawing>
          <wp:inline distT="0" distB="0" distL="0" distR="0">
            <wp:extent cx="5274310" cy="1773555"/>
            <wp:effectExtent l="19050" t="0" r="2540" b="0"/>
            <wp:docPr id="7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0"/>
                    <pic:cNvPicPr>
                      <a:picLocks noChangeAspect="1" noChangeArrowheads="1"/>
                    </pic:cNvPicPr>
                  </pic:nvPicPr>
                  <pic:blipFill>
                    <a:blip r:embed="rId67" cstate="print"/>
                    <a:srcRect/>
                    <a:stretch>
                      <a:fillRect/>
                    </a:stretch>
                  </pic:blipFill>
                  <pic:spPr>
                    <a:xfrm>
                      <a:off x="0" y="0"/>
                      <a:ext cx="5274310" cy="177412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6.18 </w:t>
      </w:r>
      <w:r>
        <w:rPr>
          <w:rFonts w:hint="eastAsia"/>
          <w:sz w:val="21"/>
          <w:szCs w:val="21"/>
        </w:rPr>
        <w:t>删除留言话题界面</w:t>
      </w:r>
    </w:p>
    <w:p w:rsidR="008415D1" w:rsidRDefault="008415D1">
      <w:pPr>
        <w:spacing w:line="300" w:lineRule="auto"/>
        <w:jc w:val="center"/>
        <w:rPr>
          <w:sz w:val="21"/>
          <w:szCs w:val="21"/>
        </w:rPr>
      </w:pPr>
    </w:p>
    <w:p w:rsidR="008415D1" w:rsidRDefault="00124AEC">
      <w:pPr>
        <w:pStyle w:val="Heading3"/>
        <w:spacing w:before="120"/>
      </w:pPr>
      <w:bookmarkStart w:id="209" w:name="_Toc483344173"/>
      <w:r>
        <w:rPr>
          <w:rFonts w:hint="eastAsia"/>
        </w:rPr>
        <w:t>6.1.11</w:t>
      </w:r>
      <w:r>
        <w:rPr>
          <w:rFonts w:hint="eastAsia"/>
        </w:rPr>
        <w:t>四六级</w:t>
      </w:r>
      <w:r>
        <w:rPr>
          <w:rFonts w:hint="eastAsia"/>
        </w:rPr>
        <w:t>/</w:t>
      </w:r>
      <w:r>
        <w:rPr>
          <w:rFonts w:hint="eastAsia"/>
        </w:rPr>
        <w:t>图书借还信息界面</w:t>
      </w:r>
      <w:bookmarkEnd w:id="209"/>
    </w:p>
    <w:p w:rsidR="008415D1" w:rsidRDefault="00124AEC">
      <w:pPr>
        <w:spacing w:line="300" w:lineRule="auto"/>
        <w:ind w:firstLineChars="200" w:firstLine="480"/>
      </w:pPr>
      <w:r>
        <w:rPr>
          <w:rFonts w:hint="eastAsia"/>
        </w:rPr>
        <w:t>图</w:t>
      </w:r>
      <w:r>
        <w:rPr>
          <w:rFonts w:hint="eastAsia"/>
        </w:rPr>
        <w:t>6.19</w:t>
      </w:r>
      <w:r>
        <w:rPr>
          <w:rFonts w:hint="eastAsia"/>
        </w:rPr>
        <w:t>为教师或学生删除我的留言话题界面，教师或学生可以通过这个界面查看所有自己发表过的留言话题，并且选择删除或者查看详情。学生或教师删除评论界面同该界面相似，在此不做赘述。</w:t>
      </w:r>
    </w:p>
    <w:p w:rsidR="008415D1" w:rsidRDefault="00124AEC">
      <w:pPr>
        <w:spacing w:line="300" w:lineRule="auto"/>
        <w:jc w:val="center"/>
      </w:pPr>
      <w:r>
        <w:rPr>
          <w:noProof/>
        </w:rPr>
        <w:drawing>
          <wp:inline distT="0" distB="0" distL="0" distR="0">
            <wp:extent cx="5274310" cy="864235"/>
            <wp:effectExtent l="19050" t="0" r="2540" b="0"/>
            <wp:docPr id="74"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6"/>
                    <pic:cNvPicPr>
                      <a:picLocks noChangeAspect="1" noChangeArrowheads="1"/>
                    </pic:cNvPicPr>
                  </pic:nvPicPr>
                  <pic:blipFill>
                    <a:blip r:embed="rId68" cstate="print"/>
                    <a:srcRect/>
                    <a:stretch>
                      <a:fillRect/>
                    </a:stretch>
                  </pic:blipFill>
                  <pic:spPr>
                    <a:xfrm>
                      <a:off x="0" y="0"/>
                      <a:ext cx="5274310" cy="86433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6.19 </w:t>
      </w:r>
      <w:r>
        <w:rPr>
          <w:rFonts w:hint="eastAsia"/>
          <w:sz w:val="21"/>
          <w:szCs w:val="21"/>
        </w:rPr>
        <w:t>删除我的留言话题界面</w:t>
      </w:r>
    </w:p>
    <w:p w:rsidR="008415D1" w:rsidRDefault="008415D1">
      <w:pPr>
        <w:jc w:val="center"/>
        <w:rPr>
          <w:sz w:val="21"/>
          <w:szCs w:val="21"/>
        </w:rPr>
      </w:pPr>
    </w:p>
    <w:p w:rsidR="008415D1" w:rsidRDefault="00124AEC">
      <w:pPr>
        <w:pStyle w:val="Heading3"/>
        <w:spacing w:before="120"/>
      </w:pPr>
      <w:bookmarkStart w:id="210" w:name="_Toc483344174"/>
      <w:r>
        <w:rPr>
          <w:rFonts w:hint="eastAsia"/>
        </w:rPr>
        <w:t>6.1.12</w:t>
      </w:r>
      <w:r w:rsidR="000E2133">
        <w:rPr>
          <w:rFonts w:hint="eastAsia"/>
        </w:rPr>
        <w:t>管理员管理</w:t>
      </w:r>
      <w:r>
        <w:rPr>
          <w:rFonts w:hint="eastAsia"/>
        </w:rPr>
        <w:t>课程界面</w:t>
      </w:r>
      <w:bookmarkEnd w:id="210"/>
    </w:p>
    <w:p w:rsidR="008415D1" w:rsidRDefault="00124AEC">
      <w:pPr>
        <w:spacing w:line="300" w:lineRule="auto"/>
        <w:ind w:firstLineChars="200" w:firstLine="480"/>
      </w:pPr>
      <w:r>
        <w:rPr>
          <w:rFonts w:hint="eastAsia"/>
        </w:rPr>
        <w:t>图</w:t>
      </w:r>
      <w:r>
        <w:rPr>
          <w:rFonts w:hint="eastAsia"/>
        </w:rPr>
        <w:t>6.20</w:t>
      </w:r>
      <w:r>
        <w:rPr>
          <w:rFonts w:hint="eastAsia"/>
        </w:rPr>
        <w:t>为教师或学生进入聊天室界面，教师或学生可以通过填写一个昵称进入并开始本次聊天，进入聊天室后界面如图</w:t>
      </w:r>
      <w:r>
        <w:rPr>
          <w:rFonts w:hint="eastAsia"/>
        </w:rPr>
        <w:t>6.21</w:t>
      </w:r>
      <w:r>
        <w:rPr>
          <w:rFonts w:hint="eastAsia"/>
        </w:rPr>
        <w:t>所示。当用户结束聊天，点击退出聊天按钮，即可成功退出聊天，界面如图</w:t>
      </w:r>
      <w:r>
        <w:rPr>
          <w:rFonts w:hint="eastAsia"/>
        </w:rPr>
        <w:t>6.22</w:t>
      </w:r>
      <w:r>
        <w:rPr>
          <w:rFonts w:hint="eastAsia"/>
        </w:rPr>
        <w:t>所示。</w:t>
      </w:r>
    </w:p>
    <w:p w:rsidR="008415D1" w:rsidRDefault="00124AEC">
      <w:pPr>
        <w:spacing w:line="300" w:lineRule="auto"/>
        <w:jc w:val="center"/>
      </w:pPr>
      <w:r>
        <w:rPr>
          <w:noProof/>
        </w:rPr>
        <w:lastRenderedPageBreak/>
        <w:drawing>
          <wp:inline distT="0" distB="0" distL="0" distR="0">
            <wp:extent cx="5274310" cy="3540125"/>
            <wp:effectExtent l="19050" t="0" r="2540" b="0"/>
            <wp:docPr id="75"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2"/>
                    <pic:cNvPicPr>
                      <a:picLocks noChangeAspect="1" noChangeArrowheads="1"/>
                    </pic:cNvPicPr>
                  </pic:nvPicPr>
                  <pic:blipFill>
                    <a:blip r:embed="rId69" cstate="print"/>
                    <a:srcRect/>
                    <a:stretch>
                      <a:fillRect/>
                    </a:stretch>
                  </pic:blipFill>
                  <pic:spPr>
                    <a:xfrm>
                      <a:off x="0" y="0"/>
                      <a:ext cx="5274310" cy="3540155"/>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6.20 </w:t>
      </w:r>
      <w:r>
        <w:rPr>
          <w:rFonts w:hint="eastAsia"/>
          <w:sz w:val="21"/>
          <w:szCs w:val="21"/>
        </w:rPr>
        <w:t>进入聊天室界面</w:t>
      </w:r>
    </w:p>
    <w:p w:rsidR="008415D1" w:rsidRDefault="008415D1">
      <w:pPr>
        <w:spacing w:line="300" w:lineRule="auto"/>
        <w:jc w:val="center"/>
        <w:rPr>
          <w:sz w:val="21"/>
          <w:szCs w:val="21"/>
        </w:rPr>
      </w:pPr>
    </w:p>
    <w:p w:rsidR="008415D1" w:rsidRDefault="00124AEC">
      <w:pPr>
        <w:spacing w:line="300" w:lineRule="auto"/>
        <w:jc w:val="center"/>
      </w:pPr>
      <w:r>
        <w:rPr>
          <w:noProof/>
        </w:rPr>
        <w:drawing>
          <wp:inline distT="0" distB="0" distL="0" distR="0">
            <wp:extent cx="4434205" cy="2858770"/>
            <wp:effectExtent l="19050" t="0" r="4362" b="0"/>
            <wp:docPr id="7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5"/>
                    <pic:cNvPicPr>
                      <a:picLocks noChangeAspect="1" noChangeArrowheads="1"/>
                    </pic:cNvPicPr>
                  </pic:nvPicPr>
                  <pic:blipFill>
                    <a:blip r:embed="rId70" cstate="print"/>
                    <a:srcRect/>
                    <a:stretch>
                      <a:fillRect/>
                    </a:stretch>
                  </pic:blipFill>
                  <pic:spPr>
                    <a:xfrm>
                      <a:off x="0" y="0"/>
                      <a:ext cx="4434566" cy="285934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6.21 </w:t>
      </w:r>
      <w:r>
        <w:rPr>
          <w:rFonts w:hint="eastAsia"/>
          <w:sz w:val="21"/>
          <w:szCs w:val="21"/>
        </w:rPr>
        <w:t>聊天界面</w:t>
      </w:r>
    </w:p>
    <w:p w:rsidR="008415D1" w:rsidRDefault="008415D1">
      <w:pPr>
        <w:spacing w:line="300" w:lineRule="auto"/>
        <w:jc w:val="center"/>
        <w:rPr>
          <w:sz w:val="21"/>
          <w:szCs w:val="21"/>
        </w:rPr>
      </w:pPr>
    </w:p>
    <w:p w:rsidR="008415D1" w:rsidRDefault="00124AEC">
      <w:pPr>
        <w:spacing w:line="300" w:lineRule="auto"/>
        <w:jc w:val="center"/>
      </w:pPr>
      <w:r>
        <w:rPr>
          <w:noProof/>
        </w:rPr>
        <w:lastRenderedPageBreak/>
        <w:drawing>
          <wp:inline distT="0" distB="0" distL="0" distR="0">
            <wp:extent cx="2938780" cy="3816350"/>
            <wp:effectExtent l="19050" t="0" r="0" b="0"/>
            <wp:docPr id="7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8"/>
                    <pic:cNvPicPr>
                      <a:picLocks noChangeAspect="1" noChangeArrowheads="1"/>
                    </pic:cNvPicPr>
                  </pic:nvPicPr>
                  <pic:blipFill>
                    <a:blip r:embed="rId71" cstate="print"/>
                    <a:srcRect/>
                    <a:stretch>
                      <a:fillRect/>
                    </a:stretch>
                  </pic:blipFill>
                  <pic:spPr>
                    <a:xfrm>
                      <a:off x="0" y="0"/>
                      <a:ext cx="2940660" cy="381910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6.21</w:t>
      </w:r>
      <w:r>
        <w:rPr>
          <w:rFonts w:hint="eastAsia"/>
          <w:sz w:val="21"/>
          <w:szCs w:val="21"/>
        </w:rPr>
        <w:t>退出聊天室界面</w:t>
      </w:r>
    </w:p>
    <w:p w:rsidR="008415D1" w:rsidRDefault="008415D1">
      <w:pPr>
        <w:spacing w:line="300" w:lineRule="auto"/>
        <w:jc w:val="center"/>
        <w:rPr>
          <w:sz w:val="21"/>
          <w:szCs w:val="21"/>
        </w:rPr>
      </w:pPr>
    </w:p>
    <w:p w:rsidR="008415D1" w:rsidRDefault="00124AEC">
      <w:pPr>
        <w:pStyle w:val="Heading2"/>
        <w:spacing w:before="240" w:after="120"/>
      </w:pPr>
      <w:bookmarkStart w:id="211" w:name="_Toc483344175"/>
      <w:r>
        <w:rPr>
          <w:rFonts w:hint="eastAsia"/>
        </w:rPr>
        <w:t xml:space="preserve">6.2 </w:t>
      </w:r>
      <w:r>
        <w:rPr>
          <w:rFonts w:hint="eastAsia"/>
        </w:rPr>
        <w:t>测试环境和测试工具</w:t>
      </w:r>
      <w:bookmarkEnd w:id="211"/>
    </w:p>
    <w:p w:rsidR="008415D1" w:rsidRDefault="00124AEC">
      <w:pPr>
        <w:pStyle w:val="ListParagraph"/>
        <w:numPr>
          <w:ilvl w:val="0"/>
          <w:numId w:val="3"/>
        </w:numPr>
        <w:ind w:firstLineChars="0"/>
      </w:pPr>
      <w:r>
        <w:rPr>
          <w:rFonts w:hint="eastAsia"/>
        </w:rPr>
        <w:t>操作系统：</w:t>
      </w:r>
      <w:r>
        <w:rPr>
          <w:rFonts w:hint="eastAsia"/>
        </w:rPr>
        <w:t>windows2008</w:t>
      </w:r>
      <w:r>
        <w:rPr>
          <w:rFonts w:hint="eastAsia"/>
        </w:rPr>
        <w:t>及以上</w:t>
      </w:r>
    </w:p>
    <w:p w:rsidR="008415D1" w:rsidRDefault="00124AEC">
      <w:pPr>
        <w:pStyle w:val="ListParagraph"/>
        <w:numPr>
          <w:ilvl w:val="0"/>
          <w:numId w:val="3"/>
        </w:numPr>
        <w:ind w:firstLineChars="0"/>
      </w:pPr>
      <w:r>
        <w:rPr>
          <w:rFonts w:hint="eastAsia"/>
        </w:rPr>
        <w:t>CPU</w:t>
      </w:r>
      <w:r>
        <w:rPr>
          <w:rFonts w:hint="eastAsia"/>
        </w:rPr>
        <w:t>：</w:t>
      </w:r>
      <w:r>
        <w:rPr>
          <w:rFonts w:hint="eastAsia"/>
        </w:rPr>
        <w:t>1ghz</w:t>
      </w:r>
    </w:p>
    <w:p w:rsidR="008415D1" w:rsidRDefault="00124AEC">
      <w:pPr>
        <w:pStyle w:val="ListParagraph"/>
        <w:numPr>
          <w:ilvl w:val="0"/>
          <w:numId w:val="3"/>
        </w:numPr>
        <w:ind w:firstLineChars="0"/>
      </w:pPr>
      <w:r>
        <w:t>R</w:t>
      </w:r>
      <w:r>
        <w:rPr>
          <w:rFonts w:hint="eastAsia"/>
        </w:rPr>
        <w:t>am</w:t>
      </w:r>
      <w:r>
        <w:rPr>
          <w:rFonts w:hint="eastAsia"/>
        </w:rPr>
        <w:t>：</w:t>
      </w:r>
      <w:r>
        <w:rPr>
          <w:rFonts w:hint="eastAsia"/>
        </w:rPr>
        <w:t>512</w:t>
      </w:r>
    </w:p>
    <w:p w:rsidR="008415D1" w:rsidRDefault="00124AEC">
      <w:pPr>
        <w:pStyle w:val="ListParagraph"/>
        <w:numPr>
          <w:ilvl w:val="0"/>
          <w:numId w:val="3"/>
        </w:numPr>
        <w:ind w:firstLineChars="0"/>
      </w:pPr>
      <w:r>
        <w:rPr>
          <w:rFonts w:hint="eastAsia"/>
        </w:rPr>
        <w:t>网络畅通</w:t>
      </w:r>
    </w:p>
    <w:p w:rsidR="008415D1" w:rsidRDefault="00124AEC">
      <w:pPr>
        <w:pStyle w:val="Heading2"/>
        <w:spacing w:before="240" w:after="120"/>
      </w:pPr>
      <w:bookmarkStart w:id="212" w:name="_Toc483344176"/>
      <w:r>
        <w:rPr>
          <w:rFonts w:hint="eastAsia"/>
        </w:rPr>
        <w:t>6.3</w:t>
      </w:r>
      <w:r>
        <w:rPr>
          <w:rFonts w:hint="eastAsia"/>
        </w:rPr>
        <w:t>测试用例</w:t>
      </w:r>
      <w:bookmarkEnd w:id="212"/>
    </w:p>
    <w:p w:rsidR="008415D1" w:rsidRDefault="00124AEC">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8415D1" w:rsidRDefault="00124AEC">
      <w:pPr>
        <w:pStyle w:val="ListParagraph"/>
        <w:numPr>
          <w:ilvl w:val="0"/>
          <w:numId w:val="4"/>
        </w:numPr>
        <w:spacing w:line="300" w:lineRule="auto"/>
        <w:ind w:firstLineChars="0"/>
      </w:pPr>
      <w:r>
        <w:rPr>
          <w:rFonts w:hint="eastAsia"/>
        </w:rPr>
        <w:lastRenderedPageBreak/>
        <w:t>用户登录</w:t>
      </w: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用户登录</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测试合法用户是否可以正确登录</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网络畅通，用户正确打开系统页面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成功跳转相应界面</w:t>
            </w:r>
          </w:p>
        </w:tc>
        <w:tc>
          <w:tcPr>
            <w:tcW w:w="2965" w:type="dxa"/>
            <w:shd w:val="clear" w:color="auto" w:fill="auto"/>
            <w:vAlign w:val="center"/>
          </w:tcPr>
          <w:p w:rsidR="008415D1" w:rsidRDefault="00124AEC">
            <w:pPr>
              <w:spacing w:line="300" w:lineRule="auto"/>
              <w:rPr>
                <w:sz w:val="21"/>
                <w:szCs w:val="21"/>
              </w:rPr>
            </w:pPr>
            <w:r>
              <w:rPr>
                <w:sz w:val="21"/>
                <w:szCs w:val="21"/>
              </w:rPr>
              <w:t>成功跳转相应界面</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提示用户名或密码错误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网页显示输入用户</w:t>
            </w:r>
            <w:r>
              <w:rPr>
                <w:rFonts w:hint="eastAsia"/>
                <w:sz w:val="21"/>
                <w:szCs w:val="21"/>
              </w:rPr>
              <w:t>ID</w:t>
            </w:r>
            <w:r>
              <w:rPr>
                <w:rFonts w:hint="eastAsia"/>
                <w:sz w:val="21"/>
                <w:szCs w:val="21"/>
              </w:rPr>
              <w:t>或密码不正确</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添加课程信息</w:t>
      </w: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课程信息添加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测试管理员是否可以正常的添加课程信息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用户点击添加课程，并且填写所有必要信息。例：课程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用户点击添加课程，但是部分必要信息为空。例：课程</w:t>
            </w:r>
            <w:r>
              <w:rPr>
                <w:rFonts w:hint="eastAsia"/>
                <w:sz w:val="21"/>
                <w:szCs w:val="21"/>
              </w:rPr>
              <w:t>ID</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w:t>
            </w:r>
            <w:r>
              <w:rPr>
                <w:sz w:val="21"/>
                <w:szCs w:val="21"/>
              </w:rPr>
              <w:t>并点击提交</w:t>
            </w:r>
            <w:r>
              <w:rPr>
                <w:rFonts w:hint="eastAsia"/>
                <w:sz w:val="21"/>
                <w:szCs w:val="21"/>
              </w:rPr>
              <w:t>。</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提示必填信息为空</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网页提示必填信息为空，数据库没有更新。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用户点击添加课程，但是课程</w:t>
            </w:r>
            <w:r>
              <w:rPr>
                <w:rFonts w:hint="eastAsia"/>
                <w:sz w:val="21"/>
                <w:szCs w:val="21"/>
              </w:rPr>
              <w:t>ID</w:t>
            </w:r>
            <w:r>
              <w:rPr>
                <w:rFonts w:hint="eastAsia"/>
                <w:sz w:val="21"/>
                <w:szCs w:val="21"/>
              </w:rPr>
              <w:t>重复。例：课程</w:t>
            </w:r>
            <w:r>
              <w:rPr>
                <w:rFonts w:hint="eastAsia"/>
                <w:sz w:val="21"/>
                <w:szCs w:val="21"/>
              </w:rPr>
              <w:t>ID</w:t>
            </w:r>
            <w:r>
              <w:rPr>
                <w:rFonts w:hint="eastAsia"/>
                <w:sz w:val="21"/>
                <w:szCs w:val="21"/>
              </w:rPr>
              <w:t>：</w:t>
            </w:r>
            <w:r>
              <w:rPr>
                <w:rFonts w:hint="eastAsia"/>
                <w:sz w:val="21"/>
                <w:szCs w:val="21"/>
              </w:rPr>
              <w:t>1001</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提示课程</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重复，数据库没有更新。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用户点击添加课程，但是教师</w:t>
            </w:r>
            <w:r>
              <w:rPr>
                <w:rFonts w:hint="eastAsia"/>
                <w:sz w:val="21"/>
                <w:szCs w:val="21"/>
              </w:rPr>
              <w:t>ID</w:t>
            </w:r>
            <w:r>
              <w:rPr>
                <w:rFonts w:hint="eastAsia"/>
                <w:sz w:val="21"/>
                <w:szCs w:val="21"/>
              </w:rPr>
              <w:t>不存在。例：课程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9018</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提示教师不存在</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网页提示教师不存在，数据库没有更新。</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编辑课程信息</w:t>
      </w:r>
    </w:p>
    <w:p w:rsidR="008415D1" w:rsidRDefault="00124AEC">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编辑课程测试用例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编辑课程信息</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测试教师是否可以正确编辑课程信息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课程课件</w:t>
      </w:r>
      <w:r>
        <w:rPr>
          <w:rFonts w:hint="eastAsia"/>
        </w:rPr>
        <w:t>/</w:t>
      </w:r>
      <w:r>
        <w:rPr>
          <w:rFonts w:hint="eastAsia"/>
        </w:rPr>
        <w:t>作业上传</w:t>
      </w:r>
    </w:p>
    <w:p w:rsidR="008415D1" w:rsidRDefault="008415D1">
      <w:pPr>
        <w:pStyle w:val="ListParagraph"/>
        <w:spacing w:line="300" w:lineRule="auto"/>
        <w:ind w:left="360" w:firstLineChars="0" w:firstLine="0"/>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课程课件</w:t>
      </w:r>
      <w:r>
        <w:rPr>
          <w:rFonts w:hint="eastAsia"/>
          <w:sz w:val="21"/>
          <w:szCs w:val="21"/>
        </w:rPr>
        <w:t>/</w:t>
      </w:r>
      <w:r>
        <w:rPr>
          <w:rFonts w:hint="eastAsia"/>
          <w:sz w:val="21"/>
          <w:szCs w:val="21"/>
        </w:rPr>
        <w:t>作业上传测试用例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课程课件</w:t>
            </w:r>
            <w:r>
              <w:rPr>
                <w:rFonts w:hint="eastAsia"/>
                <w:sz w:val="21"/>
                <w:szCs w:val="21"/>
              </w:rPr>
              <w:t>/</w:t>
            </w:r>
            <w:r>
              <w:rPr>
                <w:rFonts w:hint="eastAsia"/>
                <w:sz w:val="21"/>
                <w:szCs w:val="21"/>
              </w:rPr>
              <w:t>作业上传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测试教师或学生是否可以正确上传课程课件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用户点击浏览，选择需要上传的文件路径并选择符合上传条件的相应文件。点击上传。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提示上传成功。</w:t>
            </w:r>
          </w:p>
        </w:tc>
        <w:tc>
          <w:tcPr>
            <w:tcW w:w="2965" w:type="dxa"/>
            <w:shd w:val="clear" w:color="auto" w:fill="auto"/>
            <w:vAlign w:val="center"/>
          </w:tcPr>
          <w:p w:rsidR="008415D1" w:rsidRDefault="00124AEC">
            <w:pPr>
              <w:spacing w:line="300" w:lineRule="auto"/>
              <w:rPr>
                <w:sz w:val="21"/>
                <w:szCs w:val="21"/>
              </w:rPr>
            </w:pPr>
            <w:r>
              <w:rPr>
                <w:sz w:val="21"/>
                <w:szCs w:val="21"/>
              </w:rPr>
              <w:t>网页提示上传成功</w:t>
            </w:r>
            <w:r>
              <w:rPr>
                <w:rFonts w:hint="eastAsia"/>
                <w:sz w:val="21"/>
                <w:szCs w:val="21"/>
              </w:rPr>
              <w:t>，并正确更新</w:t>
            </w:r>
            <w:r>
              <w:rPr>
                <w:sz w:val="21"/>
                <w:szCs w:val="21"/>
              </w:rPr>
              <w:t>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用户点击浏览，选择需要上传的文件路径并选择文件类型为</w:t>
            </w:r>
            <w:r>
              <w:rPr>
                <w:rFonts w:hint="eastAsia"/>
                <w:sz w:val="21"/>
                <w:szCs w:val="21"/>
              </w:rPr>
              <w:t>.png</w:t>
            </w:r>
            <w:r>
              <w:rPr>
                <w:rFonts w:hint="eastAsia"/>
                <w:sz w:val="21"/>
                <w:szCs w:val="21"/>
              </w:rPr>
              <w:t>格式的相应文件。点击上传。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用户点击浏览，选择需要上传的文件路径并选择文件大小超过</w:t>
            </w:r>
            <w:r>
              <w:rPr>
                <w:rFonts w:hint="eastAsia"/>
                <w:sz w:val="21"/>
                <w:szCs w:val="21"/>
              </w:rPr>
              <w:t>20M</w:t>
            </w:r>
            <w:r>
              <w:rPr>
                <w:rFonts w:hint="eastAsia"/>
                <w:sz w:val="21"/>
                <w:szCs w:val="21"/>
              </w:rPr>
              <w:t>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课程报名</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课程报名测试用例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课程报名</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测试学生是否可以报名参加课程</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用户点击报名未报名过的课程。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提示报名成功。</w:t>
            </w:r>
          </w:p>
        </w:tc>
        <w:tc>
          <w:tcPr>
            <w:tcW w:w="2965" w:type="dxa"/>
            <w:shd w:val="clear" w:color="auto" w:fill="auto"/>
            <w:vAlign w:val="center"/>
          </w:tcPr>
          <w:p w:rsidR="008415D1" w:rsidRDefault="00124AEC">
            <w:pPr>
              <w:spacing w:line="300" w:lineRule="auto"/>
              <w:rPr>
                <w:sz w:val="21"/>
                <w:szCs w:val="21"/>
              </w:rPr>
            </w:pPr>
            <w:r>
              <w:rPr>
                <w:sz w:val="21"/>
                <w:szCs w:val="21"/>
              </w:rPr>
              <w:t>网页提示是否确认报名</w:t>
            </w:r>
            <w:r>
              <w:rPr>
                <w:rFonts w:hint="eastAsia"/>
                <w:sz w:val="21"/>
                <w:szCs w:val="21"/>
              </w:rPr>
              <w:t>，点击确定提示</w:t>
            </w:r>
            <w:r>
              <w:rPr>
                <w:sz w:val="21"/>
                <w:szCs w:val="21"/>
              </w:rPr>
              <w:t>报名成功</w:t>
            </w:r>
            <w:r>
              <w:rPr>
                <w:rFonts w:hint="eastAsia"/>
                <w:sz w:val="21"/>
                <w:szCs w:val="21"/>
              </w:rPr>
              <w:t>，并正确更新</w:t>
            </w:r>
            <w:r>
              <w:rPr>
                <w:sz w:val="21"/>
                <w:szCs w:val="21"/>
              </w:rPr>
              <w:t>数据库</w:t>
            </w:r>
            <w:r>
              <w:rPr>
                <w:rFonts w:hint="eastAsia"/>
                <w:sz w:val="21"/>
                <w:szCs w:val="21"/>
              </w:rPr>
              <w:t>。</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用户点击报名已报名的课程。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提示已报名。</w:t>
            </w:r>
          </w:p>
        </w:tc>
        <w:tc>
          <w:tcPr>
            <w:tcW w:w="2965" w:type="dxa"/>
            <w:shd w:val="clear" w:color="auto" w:fill="auto"/>
            <w:vAlign w:val="center"/>
          </w:tcPr>
          <w:p w:rsidR="008415D1" w:rsidRDefault="00124AEC">
            <w:pPr>
              <w:spacing w:line="300" w:lineRule="auto"/>
              <w:rPr>
                <w:sz w:val="21"/>
                <w:szCs w:val="21"/>
              </w:rPr>
            </w:pPr>
            <w:r>
              <w:rPr>
                <w:sz w:val="21"/>
                <w:szCs w:val="21"/>
              </w:rPr>
              <w:t>网页提示已报名该课程</w:t>
            </w:r>
            <w:r>
              <w:rPr>
                <w:rFonts w:hint="eastAsia"/>
                <w:sz w:val="21"/>
                <w:szCs w:val="21"/>
              </w:rPr>
              <w:t>，数据库未更新。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lastRenderedPageBreak/>
        <w:t>上传课件</w:t>
      </w:r>
      <w:r>
        <w:rPr>
          <w:rFonts w:hint="eastAsia"/>
        </w:rPr>
        <w:t>/</w:t>
      </w:r>
      <w:r>
        <w:rPr>
          <w:rFonts w:hint="eastAsia"/>
        </w:rPr>
        <w:t>作业查看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上传课件</w:t>
      </w:r>
      <w:r>
        <w:rPr>
          <w:rFonts w:hint="eastAsia"/>
          <w:sz w:val="21"/>
          <w:szCs w:val="21"/>
        </w:rPr>
        <w:t>/</w:t>
      </w:r>
      <w:r>
        <w:rPr>
          <w:rFonts w:hint="eastAsia"/>
          <w:sz w:val="21"/>
          <w:szCs w:val="21"/>
        </w:rPr>
        <w:t>作业查看测试用例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上传课件</w:t>
            </w:r>
            <w:r>
              <w:rPr>
                <w:rFonts w:hint="eastAsia"/>
                <w:sz w:val="21"/>
                <w:szCs w:val="21"/>
              </w:rPr>
              <w:t>/</w:t>
            </w:r>
            <w:r>
              <w:rPr>
                <w:rFonts w:hint="eastAsia"/>
                <w:sz w:val="21"/>
                <w:szCs w:val="21"/>
              </w:rPr>
              <w:t>作业查看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显示该课程章节下已上传的课件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显示该课程章节下已上传的课件</w:t>
            </w:r>
            <w:r>
              <w:rPr>
                <w:rFonts w:hint="eastAsia"/>
                <w:sz w:val="21"/>
                <w:szCs w:val="21"/>
              </w:rPr>
              <w:t>/</w:t>
            </w:r>
            <w:r>
              <w:rPr>
                <w:rFonts w:hint="eastAsia"/>
                <w:sz w:val="21"/>
                <w:szCs w:val="21"/>
              </w:rPr>
              <w:t>作业。</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用户点击下载课件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成功下载课件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网页提示是否保存该课件</w:t>
            </w:r>
            <w:r>
              <w:rPr>
                <w:rFonts w:hint="eastAsia"/>
                <w:sz w:val="21"/>
                <w:szCs w:val="21"/>
              </w:rPr>
              <w:t>/</w:t>
            </w:r>
            <w:r>
              <w:rPr>
                <w:rFonts w:hint="eastAsia"/>
                <w:sz w:val="21"/>
                <w:szCs w:val="21"/>
              </w:rPr>
              <w:t>作业。点击保存即保存到浏览器默认保存路径；点击另存为则选择保存路径并可重命名下载文件。</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教师</w:t>
      </w:r>
      <w:r>
        <w:rPr>
          <w:rFonts w:hint="eastAsia"/>
        </w:rPr>
        <w:t>/</w:t>
      </w:r>
      <w:r>
        <w:rPr>
          <w:rFonts w:hint="eastAsia"/>
        </w:rPr>
        <w:t>学生信息管理</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教师</w:t>
      </w:r>
      <w:r>
        <w:rPr>
          <w:rFonts w:hint="eastAsia"/>
          <w:sz w:val="21"/>
          <w:szCs w:val="21"/>
        </w:rPr>
        <w:t>/</w:t>
      </w:r>
      <w:r>
        <w:rPr>
          <w:rFonts w:hint="eastAsia"/>
          <w:sz w:val="21"/>
          <w:szCs w:val="21"/>
        </w:rPr>
        <w:t>学生信息管理测试用例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教师</w:t>
            </w:r>
            <w:r>
              <w:rPr>
                <w:rFonts w:hint="eastAsia"/>
                <w:sz w:val="21"/>
                <w:szCs w:val="21"/>
              </w:rPr>
              <w:t>/</w:t>
            </w:r>
            <w:r>
              <w:rPr>
                <w:rFonts w:hint="eastAsia"/>
                <w:sz w:val="21"/>
                <w:szCs w:val="21"/>
              </w:rPr>
              <w:t>学生信息管理</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测试管理员是否可以正确查看所有教师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用户点击老师管理</w:t>
            </w:r>
            <w:r>
              <w:rPr>
                <w:rFonts w:hint="eastAsia"/>
                <w:sz w:val="21"/>
                <w:szCs w:val="21"/>
              </w:rPr>
              <w:t>/</w:t>
            </w:r>
            <w:r>
              <w:rPr>
                <w:rFonts w:hint="eastAsia"/>
                <w:sz w:val="21"/>
                <w:szCs w:val="21"/>
              </w:rPr>
              <w:t>学生管理。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列出所有可用教师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w:t>
            </w:r>
            <w:r>
              <w:rPr>
                <w:sz w:val="21"/>
                <w:szCs w:val="21"/>
              </w:rPr>
              <w:t>列出所有可用教师</w:t>
            </w:r>
            <w:r>
              <w:rPr>
                <w:rFonts w:hint="eastAsia"/>
                <w:sz w:val="21"/>
                <w:szCs w:val="21"/>
              </w:rPr>
              <w:t>/</w:t>
            </w:r>
            <w:r>
              <w:rPr>
                <w:rFonts w:hint="eastAsia"/>
                <w:sz w:val="21"/>
                <w:szCs w:val="21"/>
              </w:rPr>
              <w:t>学生信息。</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lastRenderedPageBreak/>
              <w:t>用户点击新增教师</w:t>
            </w:r>
            <w:r>
              <w:rPr>
                <w:rFonts w:hint="eastAsia"/>
                <w:sz w:val="21"/>
                <w:szCs w:val="21"/>
              </w:rPr>
              <w:t>/</w:t>
            </w:r>
            <w:r>
              <w:rPr>
                <w:rFonts w:hint="eastAsia"/>
                <w:sz w:val="21"/>
                <w:szCs w:val="21"/>
              </w:rPr>
              <w:t>学生。填写必要信息，例：教师</w:t>
            </w:r>
            <w:r>
              <w:rPr>
                <w:rFonts w:hint="eastAsia"/>
                <w:sz w:val="21"/>
                <w:szCs w:val="21"/>
              </w:rPr>
              <w:t>ID</w:t>
            </w:r>
            <w:r>
              <w:rPr>
                <w:rFonts w:hint="eastAsia"/>
                <w:sz w:val="21"/>
                <w:szCs w:val="21"/>
              </w:rPr>
              <w:t>：</w:t>
            </w:r>
            <w:r>
              <w:rPr>
                <w:rFonts w:hint="eastAsia"/>
                <w:sz w:val="21"/>
                <w:szCs w:val="21"/>
              </w:rPr>
              <w:t>9012</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t>用户点击新增教师</w:t>
            </w:r>
            <w:r>
              <w:rPr>
                <w:rFonts w:hint="eastAsia"/>
                <w:sz w:val="21"/>
                <w:szCs w:val="21"/>
              </w:rPr>
              <w:t>/</w:t>
            </w:r>
            <w:r>
              <w:rPr>
                <w:rFonts w:hint="eastAsia"/>
                <w:sz w:val="21"/>
                <w:szCs w:val="21"/>
              </w:rPr>
              <w:t>学生。未填写所有必要信息，例：教师</w:t>
            </w:r>
            <w:r>
              <w:rPr>
                <w:rFonts w:hint="eastAsia"/>
                <w:sz w:val="21"/>
                <w:szCs w:val="21"/>
              </w:rPr>
              <w:t>ID</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用户点击新增教师</w:t>
            </w:r>
            <w:r>
              <w:rPr>
                <w:rFonts w:hint="eastAsia"/>
                <w:sz w:val="21"/>
                <w:szCs w:val="21"/>
              </w:rPr>
              <w:t>/</w:t>
            </w:r>
            <w:r>
              <w:rPr>
                <w:rFonts w:hint="eastAsia"/>
                <w:sz w:val="21"/>
                <w:szCs w:val="21"/>
              </w:rPr>
              <w:t>学生。填写重复教师</w:t>
            </w:r>
            <w:r>
              <w:rPr>
                <w:rFonts w:hint="eastAsia"/>
                <w:sz w:val="21"/>
                <w:szCs w:val="21"/>
              </w:rPr>
              <w:t>/</w:t>
            </w:r>
            <w:r>
              <w:rPr>
                <w:rFonts w:hint="eastAsia"/>
                <w:sz w:val="21"/>
                <w:szCs w:val="21"/>
              </w:rPr>
              <w:t>学生</w:t>
            </w:r>
            <w:r>
              <w:rPr>
                <w:rFonts w:hint="eastAsia"/>
                <w:sz w:val="21"/>
                <w:szCs w:val="21"/>
              </w:rPr>
              <w:t>ID</w:t>
            </w:r>
            <w:r>
              <w:rPr>
                <w:rFonts w:hint="eastAsia"/>
                <w:sz w:val="21"/>
                <w:szCs w:val="21"/>
              </w:rPr>
              <w:t>，例：教师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已存在，数据库没有更新。</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个人信息修改</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个人信息测试用例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个人信息修改</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测试教师或学生是否可以正确修改个人信息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用户修改个人信息并点击提交。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网页提示提交成功，并正确更新数据库。</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用户修改个人信息但使某个必填项为空并点击提交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bl>
    <w:p w:rsidR="008415D1" w:rsidRDefault="00124AEC">
      <w:pPr>
        <w:pStyle w:val="ListParagraph"/>
        <w:numPr>
          <w:ilvl w:val="0"/>
          <w:numId w:val="4"/>
        </w:numPr>
        <w:spacing w:line="300" w:lineRule="auto"/>
        <w:ind w:firstLineChars="0"/>
      </w:pPr>
      <w:r>
        <w:rPr>
          <w:rFonts w:hint="eastAsia"/>
        </w:rPr>
        <w:t>所有课程信息查看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所有课程信息查看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测试教师或学生是否可以正确查看所有课程信息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用户点击课程列表。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用户选择搜索条件并输入搜索关键词，例：搜索条件：课程</w:t>
            </w:r>
            <w:r>
              <w:rPr>
                <w:rFonts w:hint="eastAsia"/>
                <w:sz w:val="21"/>
                <w:szCs w:val="21"/>
              </w:rPr>
              <w:t>ID</w:t>
            </w:r>
            <w:r>
              <w:rPr>
                <w:rFonts w:hint="eastAsia"/>
                <w:sz w:val="21"/>
                <w:szCs w:val="21"/>
              </w:rPr>
              <w:t>；搜索关键词：</w:t>
            </w:r>
            <w:r>
              <w:rPr>
                <w:rFonts w:hint="eastAsia"/>
                <w:sz w:val="21"/>
                <w:szCs w:val="21"/>
              </w:rPr>
              <w:t>1</w:t>
            </w:r>
            <w:r>
              <w:rPr>
                <w:rFonts w:hint="eastAsia"/>
                <w:sz w:val="21"/>
                <w:szCs w:val="21"/>
              </w:rPr>
              <w:t>。并点击搜索。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用户选择搜索条件并不输入搜索关键词，例：搜索条件：课程</w:t>
            </w:r>
            <w:r>
              <w:rPr>
                <w:rFonts w:hint="eastAsia"/>
                <w:sz w:val="21"/>
                <w:szCs w:val="21"/>
              </w:rPr>
              <w:t>ID</w:t>
            </w:r>
            <w:r>
              <w:rPr>
                <w:rFonts w:hint="eastAsia"/>
                <w:sz w:val="21"/>
                <w:szCs w:val="21"/>
              </w:rPr>
              <w:t>；搜索关键词：。并点击搜索。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已报名教师</w:t>
      </w:r>
      <w:r>
        <w:rPr>
          <w:rFonts w:hint="eastAsia"/>
        </w:rPr>
        <w:t>/</w:t>
      </w:r>
      <w:r>
        <w:rPr>
          <w:rFonts w:hint="eastAsia"/>
        </w:rPr>
        <w:t>学生信息查看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已报名教师</w:t>
      </w:r>
      <w:r>
        <w:rPr>
          <w:rFonts w:hint="eastAsia"/>
          <w:sz w:val="21"/>
          <w:szCs w:val="21"/>
        </w:rPr>
        <w:t>/</w:t>
      </w:r>
      <w:r>
        <w:rPr>
          <w:rFonts w:hint="eastAsia"/>
          <w:sz w:val="21"/>
          <w:szCs w:val="21"/>
        </w:rPr>
        <w:t>学生信息查看测试用例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已报名教师</w:t>
            </w:r>
            <w:r>
              <w:rPr>
                <w:rFonts w:hint="eastAsia"/>
                <w:sz w:val="21"/>
                <w:szCs w:val="21"/>
              </w:rPr>
              <w:t>/</w:t>
            </w:r>
            <w:r>
              <w:rPr>
                <w:rFonts w:hint="eastAsia"/>
                <w:sz w:val="21"/>
                <w:szCs w:val="21"/>
              </w:rPr>
              <w:t>学生信息查看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测试教师或学生是否可以正确查看已报名教师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用户点击我的教师</w:t>
            </w:r>
            <w:r>
              <w:rPr>
                <w:rFonts w:hint="eastAsia"/>
                <w:sz w:val="21"/>
                <w:szCs w:val="21"/>
              </w:rPr>
              <w:t>/</w:t>
            </w:r>
            <w:r>
              <w:rPr>
                <w:rFonts w:hint="eastAsia"/>
                <w:sz w:val="21"/>
                <w:szCs w:val="21"/>
              </w:rPr>
              <w:t>学生。</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显示已报名课程教师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显示已报名课程教师</w:t>
            </w:r>
            <w:r>
              <w:rPr>
                <w:rFonts w:hint="eastAsia"/>
                <w:sz w:val="21"/>
                <w:szCs w:val="21"/>
              </w:rPr>
              <w:t>/</w:t>
            </w:r>
            <w:r>
              <w:rPr>
                <w:rFonts w:hint="eastAsia"/>
                <w:sz w:val="21"/>
                <w:szCs w:val="21"/>
              </w:rPr>
              <w:t>学生信息。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lastRenderedPageBreak/>
        <w:t>留言新增</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6.11 </w:t>
      </w:r>
      <w:r>
        <w:rPr>
          <w:rFonts w:hint="eastAsia"/>
          <w:sz w:val="21"/>
          <w:szCs w:val="21"/>
        </w:rPr>
        <w:t>留言新增测试用例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留言新增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238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用户点击论坛，然后点击新增话题，并填写必要信息，例：话题名称：这里有一个问题；话题内容：我想请问一下信息安全是必修课嘛？并点击提交。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用户点击论坛，然后点击新增话题，并未填写必要信息，例：话题名称：这里有一个问题；话题内容：；并点击提交。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评论新增</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6.12 </w:t>
      </w:r>
      <w:r>
        <w:rPr>
          <w:rFonts w:hint="eastAsia"/>
          <w:sz w:val="21"/>
          <w:szCs w:val="21"/>
        </w:rPr>
        <w:t>评论新增测试用例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评论新增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用户选择话题，点击新增评论并填写必要信息，例：评论内容：是的。并点击提交。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显示提交成功，并正确更新数据库。话题回复数自动加</w:t>
            </w:r>
            <w:r>
              <w:rPr>
                <w:rFonts w:hint="eastAsia"/>
                <w:sz w:val="21"/>
                <w:szCs w:val="21"/>
              </w:rPr>
              <w:t>1</w:t>
            </w:r>
            <w:r>
              <w:rPr>
                <w:rFonts w:hint="eastAsia"/>
                <w:sz w:val="21"/>
                <w:szCs w:val="21"/>
              </w:rPr>
              <w:t>。</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用户选择话题，点击新增评论并为填写必要信息，例：评论内容：。并点击提交。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所有留言</w:t>
      </w:r>
      <w:r>
        <w:rPr>
          <w:rFonts w:hint="eastAsia"/>
        </w:rPr>
        <w:t>/</w:t>
      </w:r>
      <w:r>
        <w:rPr>
          <w:rFonts w:hint="eastAsia"/>
        </w:rPr>
        <w:t>评论删除</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6.13 </w:t>
      </w:r>
      <w:r>
        <w:rPr>
          <w:rFonts w:hint="eastAsia"/>
          <w:sz w:val="21"/>
          <w:szCs w:val="21"/>
        </w:rPr>
        <w:t>所有留言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测试管理员是否可以正确删除留言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w:t>
            </w:r>
            <w:r>
              <w:rPr>
                <w:rFonts w:hint="eastAsia"/>
                <w:sz w:val="21"/>
                <w:szCs w:val="21"/>
              </w:rPr>
              <w:t>/</w:t>
            </w:r>
            <w:r>
              <w:rPr>
                <w:rFonts w:hint="eastAsia"/>
                <w:sz w:val="21"/>
                <w:szCs w:val="21"/>
              </w:rPr>
              <w:t>评论管理。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我的留言</w:t>
      </w:r>
      <w:r>
        <w:rPr>
          <w:rFonts w:hint="eastAsia"/>
        </w:rPr>
        <w:t>/</w:t>
      </w:r>
      <w:r>
        <w:rPr>
          <w:rFonts w:hint="eastAsia"/>
        </w:rPr>
        <w:t>评论删除</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6.14 </w:t>
      </w:r>
      <w:r>
        <w:rPr>
          <w:rFonts w:hint="eastAsia"/>
          <w:sz w:val="21"/>
          <w:szCs w:val="21"/>
        </w:rPr>
        <w:t>我的留言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我的留言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学生是否可以正确删除本人留言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用户选择我的话题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显示所有本人话题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显示所有本人话题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聊天室聊天</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6.15 </w:t>
      </w:r>
      <w:r>
        <w:rPr>
          <w:rFonts w:hint="eastAsia"/>
          <w:sz w:val="21"/>
          <w:szCs w:val="21"/>
        </w:rPr>
        <w:t>聊天室聊天测试用例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聊天室聊天</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学生是否可以正确进入聊天室聊天</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用户选择聊天室填写本次使用昵称并进入聊天室。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成功进入聊天室。</w:t>
            </w:r>
          </w:p>
        </w:tc>
        <w:tc>
          <w:tcPr>
            <w:tcW w:w="2965" w:type="dxa"/>
            <w:shd w:val="clear" w:color="auto" w:fill="auto"/>
            <w:vAlign w:val="center"/>
          </w:tcPr>
          <w:p w:rsidR="008415D1" w:rsidRDefault="00124AEC">
            <w:pPr>
              <w:spacing w:line="300" w:lineRule="auto"/>
              <w:rPr>
                <w:sz w:val="21"/>
                <w:szCs w:val="21"/>
              </w:rPr>
            </w:pPr>
            <w:r>
              <w:rPr>
                <w:sz w:val="21"/>
                <w:szCs w:val="21"/>
              </w:rPr>
              <w:t>成功进入聊天室</w:t>
            </w:r>
            <w:r>
              <w:rPr>
                <w:rFonts w:hint="eastAsia"/>
                <w:sz w:val="21"/>
                <w:szCs w:val="21"/>
              </w:rPr>
              <w:t>，</w:t>
            </w:r>
            <w:r>
              <w:rPr>
                <w:sz w:val="21"/>
                <w:szCs w:val="21"/>
              </w:rPr>
              <w:t>网页提示已进入聊天室</w:t>
            </w:r>
            <w:r>
              <w:rPr>
                <w:rFonts w:hint="eastAsia"/>
                <w:sz w:val="21"/>
                <w:szCs w:val="21"/>
              </w:rPr>
              <w:t>并显示发送消息窗口。</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用户进入聊天室后填写聊天内容并点击发表。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成功发表聊天信息。</w:t>
            </w:r>
          </w:p>
        </w:tc>
        <w:tc>
          <w:tcPr>
            <w:tcW w:w="2965" w:type="dxa"/>
            <w:shd w:val="clear" w:color="auto" w:fill="auto"/>
            <w:vAlign w:val="center"/>
          </w:tcPr>
          <w:p w:rsidR="008415D1" w:rsidRDefault="00124AEC">
            <w:pPr>
              <w:spacing w:line="300" w:lineRule="auto"/>
              <w:rPr>
                <w:sz w:val="21"/>
                <w:szCs w:val="21"/>
              </w:rPr>
            </w:pPr>
            <w:r>
              <w:rPr>
                <w:sz w:val="21"/>
                <w:szCs w:val="21"/>
              </w:rPr>
              <w:t>网页聊天记录信息正确</w:t>
            </w:r>
            <w:r>
              <w:rPr>
                <w:rFonts w:hint="eastAsia"/>
                <w:sz w:val="21"/>
                <w:szCs w:val="21"/>
              </w:rPr>
              <w:t>显示发表的聊天信息。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用户点击退出聊天，并结束聊天</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成功退出聊天室。</w:t>
            </w:r>
          </w:p>
        </w:tc>
        <w:tc>
          <w:tcPr>
            <w:tcW w:w="2965" w:type="dxa"/>
            <w:shd w:val="clear" w:color="auto" w:fill="auto"/>
            <w:vAlign w:val="center"/>
          </w:tcPr>
          <w:p w:rsidR="008415D1" w:rsidRDefault="00124AEC">
            <w:pPr>
              <w:spacing w:line="300" w:lineRule="auto"/>
              <w:rPr>
                <w:sz w:val="21"/>
                <w:szCs w:val="21"/>
              </w:rPr>
            </w:pPr>
            <w:r>
              <w:rPr>
                <w:sz w:val="21"/>
                <w:szCs w:val="21"/>
              </w:rPr>
              <w:t>退出聊天室</w:t>
            </w:r>
            <w:r>
              <w:rPr>
                <w:rFonts w:hint="eastAsia"/>
                <w:sz w:val="21"/>
                <w:szCs w:val="21"/>
              </w:rPr>
              <w:t>，</w:t>
            </w:r>
            <w:r>
              <w:rPr>
                <w:sz w:val="21"/>
                <w:szCs w:val="21"/>
              </w:rPr>
              <w:t>并且隐藏消息窗口</w:t>
            </w:r>
            <w:r>
              <w:rPr>
                <w:rFonts w:hint="eastAsia"/>
                <w:sz w:val="21"/>
                <w:szCs w:val="21"/>
              </w:rPr>
              <w:t>。</w:t>
            </w:r>
          </w:p>
        </w:tc>
      </w:tr>
    </w:tbl>
    <w:p w:rsidR="008415D1" w:rsidRDefault="00124AEC">
      <w:pPr>
        <w:pStyle w:val="Heading2"/>
        <w:spacing w:before="240" w:after="120"/>
      </w:pPr>
      <w:bookmarkStart w:id="213" w:name="_Toc483344177"/>
      <w:r>
        <w:rPr>
          <w:rFonts w:hint="eastAsia"/>
        </w:rPr>
        <w:t xml:space="preserve">6.3 </w:t>
      </w:r>
      <w:r>
        <w:rPr>
          <w:rFonts w:hint="eastAsia"/>
        </w:rPr>
        <w:t>测试结论</w:t>
      </w:r>
      <w:bookmarkEnd w:id="213"/>
    </w:p>
    <w:p w:rsidR="008415D1" w:rsidRDefault="00124AEC">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保证了各个功能的实现和完善</w:t>
      </w:r>
      <w:r>
        <w:rPr>
          <w:rFonts w:hint="eastAsia"/>
        </w:rPr>
        <w:t>，</w:t>
      </w:r>
      <w:r>
        <w:t>测试目标基本完成</w:t>
      </w:r>
      <w:r>
        <w:rPr>
          <w:rFonts w:hint="eastAsia"/>
        </w:rPr>
        <w:t>，</w:t>
      </w:r>
      <w:r>
        <w:t>通过所有测试</w:t>
      </w:r>
      <w:r>
        <w:rPr>
          <w:rFonts w:hint="eastAsia"/>
        </w:rPr>
        <w:t>。</w:t>
      </w:r>
      <w:r>
        <w:t>但是界面过于简单统一</w:t>
      </w:r>
      <w:r>
        <w:rPr>
          <w:rFonts w:hint="eastAsia"/>
        </w:rPr>
        <w:t>，</w:t>
      </w:r>
      <w:r>
        <w:t>可在日后进行进一步的修改</w:t>
      </w:r>
      <w:r>
        <w:rPr>
          <w:rFonts w:hint="eastAsia"/>
        </w:rPr>
        <w:t>。</w:t>
      </w:r>
    </w:p>
    <w:p w:rsidR="008415D1" w:rsidRDefault="008415D1">
      <w:pPr>
        <w:spacing w:line="300" w:lineRule="auto"/>
        <w:ind w:firstLineChars="200" w:firstLine="480"/>
        <w:sectPr w:rsidR="008415D1">
          <w:headerReference w:type="even" r:id="rId72"/>
          <w:footerReference w:type="even" r:id="rId73"/>
          <w:headerReference w:type="first" r:id="rId74"/>
          <w:footerReference w:type="first" r:id="rId75"/>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214" w:name="_Toc483344178"/>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14"/>
    </w:p>
    <w:p w:rsidR="008415D1" w:rsidRDefault="00124AEC">
      <w:pPr>
        <w:pStyle w:val="Heading2"/>
        <w:spacing w:before="240" w:after="120"/>
      </w:pPr>
      <w:bookmarkStart w:id="215" w:name="_Toc483344179"/>
      <w:r>
        <w:rPr>
          <w:rFonts w:hint="eastAsia"/>
        </w:rPr>
        <w:t xml:space="preserve">7.1 </w:t>
      </w:r>
      <w:r>
        <w:rPr>
          <w:rFonts w:hint="eastAsia"/>
        </w:rPr>
        <w:t>工作总结</w:t>
      </w:r>
      <w:bookmarkEnd w:id="215"/>
    </w:p>
    <w:p w:rsidR="008415D1" w:rsidRDefault="00124AEC">
      <w:pPr>
        <w:spacing w:line="300" w:lineRule="auto"/>
        <w:ind w:firstLineChars="200" w:firstLine="480"/>
      </w:pPr>
      <w:r>
        <w:rPr>
          <w:rFonts w:hint="eastAsia"/>
        </w:rPr>
        <w:t>时间如梭，</w:t>
      </w:r>
      <w:r>
        <w:rPr>
          <w:rFonts w:hint="eastAsia"/>
        </w:rPr>
        <w:t>2013</w:t>
      </w:r>
      <w:r>
        <w:rPr>
          <w:rFonts w:hint="eastAsia"/>
        </w:rPr>
        <w:t>届入学的我们已经临近毕业，在校的四年间我们学习了各种不同的基础知识以及专业知识，而毕业设计以及毕业论文正是检验我们学习成果的一种好方式，这是我们大学生涯交上的最后一份答卷，是帮助我们重新审核自己大学四年学习内容的机会，是运用我们所掌握技能、提升自我的实战演练。</w:t>
      </w:r>
    </w:p>
    <w:p w:rsidR="008415D1" w:rsidRDefault="00124AEC">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8415D1" w:rsidRDefault="00124AEC">
      <w:pPr>
        <w:spacing w:line="300" w:lineRule="auto"/>
        <w:ind w:firstLineChars="200" w:firstLine="48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rsidR="008415D1" w:rsidRDefault="00124AEC">
      <w:pPr>
        <w:spacing w:line="300" w:lineRule="auto"/>
        <w:ind w:firstLineChars="200" w:firstLine="480"/>
      </w:pPr>
      <w:r>
        <w:rPr>
          <w:rFonts w:hint="eastAsia"/>
        </w:rPr>
        <w:t>这次毕业设计让我感觉到我还有很多不足，学习是一件永无止境的事情，我们应该在之后的日子中继续学习，努力提高自己。不仅要享受学习的成果，也要享受学习的过程。</w:t>
      </w:r>
    </w:p>
    <w:p w:rsidR="008415D1" w:rsidRDefault="008415D1">
      <w:pPr>
        <w:spacing w:line="300" w:lineRule="auto"/>
        <w:ind w:firstLineChars="200" w:firstLine="480"/>
      </w:pPr>
    </w:p>
    <w:p w:rsidR="008415D1" w:rsidRDefault="00124AEC">
      <w:pPr>
        <w:pStyle w:val="Heading2"/>
        <w:spacing w:before="240" w:after="120"/>
      </w:pPr>
      <w:bookmarkStart w:id="216" w:name="_Toc483344180"/>
      <w:r>
        <w:rPr>
          <w:rFonts w:hint="eastAsia"/>
        </w:rPr>
        <w:t xml:space="preserve">7.2 </w:t>
      </w:r>
      <w:r>
        <w:rPr>
          <w:rFonts w:hint="eastAsia"/>
        </w:rPr>
        <w:t>需改进的点</w:t>
      </w:r>
      <w:bookmarkEnd w:id="216"/>
    </w:p>
    <w:p w:rsidR="008415D1" w:rsidRDefault="00124AEC">
      <w:pPr>
        <w:spacing w:line="300" w:lineRule="auto"/>
        <w:ind w:firstLineChars="200" w:firstLine="480"/>
      </w:pPr>
      <w:r>
        <w:rPr>
          <w:rFonts w:hint="eastAsia"/>
        </w:rPr>
        <w:t>本次系统前台使用了</w:t>
      </w:r>
      <w:r>
        <w:rPr>
          <w:rFonts w:hint="eastAsia"/>
        </w:rPr>
        <w:t>dwz</w:t>
      </w:r>
      <w:r>
        <w:rPr>
          <w:rFonts w:hint="eastAsia"/>
        </w:rPr>
        <w:t>国产开源框架，它使得前台页面的开发更加容易便捷，但也使得使用这个框架时，限于对框架本身的不了解，局限了部分功能的实现。在前期准备时应该更多参考框架本身的使用手册以及理解开源代码。</w:t>
      </w:r>
    </w:p>
    <w:p w:rsidR="008415D1" w:rsidRDefault="00124AEC">
      <w:pPr>
        <w:widowControl/>
        <w:jc w:val="left"/>
      </w:pPr>
      <w:r>
        <w:rPr>
          <w:rFonts w:hint="eastAsia"/>
        </w:rPr>
        <w:lastRenderedPageBreak/>
        <w:t>本次系统使用了</w:t>
      </w:r>
      <w:r>
        <w:rPr>
          <w:rFonts w:hint="eastAsia"/>
        </w:rPr>
        <w:t>MVC</w:t>
      </w:r>
      <w:r>
        <w:rPr>
          <w:rFonts w:hint="eastAsia"/>
        </w:rPr>
        <w:t>最根本的</w:t>
      </w:r>
      <w:r>
        <w:rPr>
          <w:rFonts w:hint="eastAsia"/>
        </w:rPr>
        <w:t>Severlet</w:t>
      </w:r>
      <w:r>
        <w:rPr>
          <w:rFonts w:hint="eastAsia"/>
        </w:rPr>
        <w:t>结合</w:t>
      </w:r>
      <w:r>
        <w:rPr>
          <w:rFonts w:hint="eastAsia"/>
        </w:rPr>
        <w:t>JSP</w:t>
      </w:r>
      <w:r>
        <w:rPr>
          <w:rFonts w:hint="eastAsia"/>
        </w:rPr>
        <w:t>页面的方法实现。虽然较为基础通用，但是却不是现今主流使用框架，之后应该更多学习类似</w:t>
      </w:r>
      <w:r>
        <w:rPr>
          <w:rFonts w:hint="eastAsia"/>
        </w:rPr>
        <w:t>spring</w:t>
      </w:r>
      <w:r>
        <w:rPr>
          <w:rFonts w:hint="eastAsia"/>
        </w:rPr>
        <w:t>等现今主流框架。</w:t>
      </w:r>
      <w:r>
        <w:br w:type="page"/>
      </w:r>
    </w:p>
    <w:p w:rsidR="008415D1" w:rsidRDefault="00124AEC">
      <w:pPr>
        <w:pStyle w:val="Heading1"/>
        <w:spacing w:before="960" w:after="480"/>
      </w:pPr>
      <w:bookmarkStart w:id="217" w:name="_Toc483344181"/>
      <w:r>
        <w:rPr>
          <w:rFonts w:hint="eastAsia"/>
        </w:rPr>
        <w:lastRenderedPageBreak/>
        <w:t>参考文献</w:t>
      </w:r>
      <w:bookmarkEnd w:id="217"/>
    </w:p>
    <w:p w:rsidR="008415D1" w:rsidRDefault="00124AEC">
      <w:pPr>
        <w:numPr>
          <w:ilvl w:val="0"/>
          <w:numId w:val="5"/>
        </w:numPr>
        <w:spacing w:beforeLines="50" w:before="120" w:line="300" w:lineRule="auto"/>
        <w:ind w:left="567" w:hanging="142"/>
        <w:rPr>
          <w:sz w:val="21"/>
          <w:szCs w:val="21"/>
        </w:rPr>
      </w:pPr>
      <w:bookmarkStart w:id="218" w:name="_Ref31820"/>
      <w:r>
        <w:rPr>
          <w:rFonts w:hint="eastAsia"/>
          <w:sz w:val="21"/>
          <w:szCs w:val="21"/>
        </w:rPr>
        <w:t>陈显亭．</w:t>
      </w:r>
      <w:r>
        <w:rPr>
          <w:rFonts w:hint="eastAsia"/>
          <w:sz w:val="21"/>
          <w:szCs w:val="21"/>
        </w:rPr>
        <w:t xml:space="preserve"> Java</w:t>
      </w:r>
      <w:r>
        <w:rPr>
          <w:rFonts w:hint="eastAsia"/>
          <w:sz w:val="21"/>
          <w:szCs w:val="21"/>
        </w:rPr>
        <w:t>程序设计</w:t>
      </w:r>
      <w:r>
        <w:rPr>
          <w:rFonts w:hint="eastAsia"/>
          <w:sz w:val="21"/>
          <w:szCs w:val="21"/>
        </w:rPr>
        <w:t>[M].</w:t>
      </w:r>
      <w:r>
        <w:rPr>
          <w:rFonts w:hint="eastAsia"/>
          <w:sz w:val="21"/>
          <w:szCs w:val="21"/>
        </w:rPr>
        <w:t xml:space="preserve">　长春</w:t>
      </w:r>
      <w:r>
        <w:rPr>
          <w:rFonts w:hint="eastAsia"/>
          <w:sz w:val="21"/>
          <w:szCs w:val="21"/>
        </w:rPr>
        <w:t xml:space="preserve">: </w:t>
      </w:r>
      <w:r>
        <w:rPr>
          <w:rFonts w:hint="eastAsia"/>
          <w:sz w:val="21"/>
          <w:szCs w:val="21"/>
        </w:rPr>
        <w:t>吉林大学出版社</w:t>
      </w:r>
      <w:r>
        <w:rPr>
          <w:rFonts w:hint="eastAsia"/>
          <w:sz w:val="21"/>
          <w:szCs w:val="21"/>
        </w:rPr>
        <w:t>, 2011</w:t>
      </w:r>
      <w:bookmarkEnd w:id="218"/>
    </w:p>
    <w:p w:rsidR="008415D1" w:rsidRDefault="00124AEC">
      <w:pPr>
        <w:numPr>
          <w:ilvl w:val="0"/>
          <w:numId w:val="5"/>
        </w:numPr>
        <w:spacing w:beforeLines="50" w:before="120" w:line="300" w:lineRule="auto"/>
        <w:ind w:left="567" w:hanging="142"/>
        <w:rPr>
          <w:sz w:val="21"/>
          <w:szCs w:val="21"/>
        </w:rPr>
      </w:pPr>
      <w:r>
        <w:rPr>
          <w:rFonts w:hint="eastAsia"/>
          <w:sz w:val="21"/>
          <w:szCs w:val="21"/>
        </w:rPr>
        <w:t>蒋金楠．</w:t>
      </w:r>
      <w:r>
        <w:rPr>
          <w:rFonts w:hint="eastAsia"/>
          <w:sz w:val="21"/>
          <w:szCs w:val="21"/>
        </w:rPr>
        <w:t xml:space="preserve"> ASP.NET MVC4</w:t>
      </w:r>
      <w:r>
        <w:rPr>
          <w:rFonts w:hint="eastAsia"/>
          <w:sz w:val="21"/>
          <w:szCs w:val="21"/>
        </w:rPr>
        <w:t>框架揭秘</w:t>
      </w:r>
      <w:r>
        <w:rPr>
          <w:rFonts w:hint="eastAsia"/>
          <w:sz w:val="21"/>
          <w:szCs w:val="21"/>
        </w:rPr>
        <w:t>[</w:t>
      </w:r>
      <w:r>
        <w:rPr>
          <w:sz w:val="21"/>
          <w:szCs w:val="21"/>
        </w:rPr>
        <w:t>M</w:t>
      </w:r>
      <w:r>
        <w:rPr>
          <w:rFonts w:hint="eastAsia"/>
          <w:sz w:val="21"/>
          <w:szCs w:val="21"/>
        </w:rPr>
        <w:t xml:space="preserve">]. </w:t>
      </w:r>
      <w:r>
        <w:rPr>
          <w:rFonts w:hint="eastAsia"/>
          <w:sz w:val="21"/>
          <w:szCs w:val="21"/>
        </w:rPr>
        <w:t>北京：</w:t>
      </w:r>
      <w:r>
        <w:rPr>
          <w:sz w:val="21"/>
          <w:szCs w:val="21"/>
        </w:rPr>
        <w:t>电子工业出版社</w:t>
      </w:r>
      <w:r>
        <w:rPr>
          <w:rFonts w:hint="eastAsia"/>
          <w:sz w:val="21"/>
          <w:szCs w:val="21"/>
        </w:rPr>
        <w:t>,  2013</w:t>
      </w:r>
    </w:p>
    <w:p w:rsidR="008415D1" w:rsidRDefault="00124AEC">
      <w:pPr>
        <w:numPr>
          <w:ilvl w:val="0"/>
          <w:numId w:val="5"/>
        </w:numPr>
        <w:spacing w:beforeLines="50" w:before="120" w:line="300" w:lineRule="auto"/>
        <w:ind w:left="567" w:hanging="142"/>
        <w:rPr>
          <w:sz w:val="21"/>
          <w:szCs w:val="21"/>
        </w:rPr>
      </w:pPr>
      <w:bookmarkStart w:id="219" w:name="_Ref32159"/>
      <w:r>
        <w:rPr>
          <w:rFonts w:hint="eastAsia"/>
          <w:sz w:val="21"/>
          <w:szCs w:val="21"/>
        </w:rPr>
        <w:t>王红．</w:t>
      </w:r>
      <w:r>
        <w:rPr>
          <w:rFonts w:hint="eastAsia"/>
          <w:sz w:val="21"/>
          <w:szCs w:val="21"/>
        </w:rPr>
        <w:t>Java Web</w:t>
      </w:r>
      <w:r>
        <w:rPr>
          <w:rFonts w:hint="eastAsia"/>
          <w:sz w:val="21"/>
          <w:szCs w:val="21"/>
        </w:rPr>
        <w:t>应用开发技术实用教程</w:t>
      </w:r>
      <w:r>
        <w:rPr>
          <w:rFonts w:hint="eastAsia"/>
          <w:sz w:val="21"/>
          <w:szCs w:val="21"/>
        </w:rPr>
        <w:t>[M]</w:t>
      </w:r>
      <w:r>
        <w:rPr>
          <w:rFonts w:hint="eastAsia"/>
          <w:sz w:val="21"/>
          <w:szCs w:val="21"/>
        </w:rPr>
        <w:t>．北京：中国水利水电出版社，</w:t>
      </w:r>
      <w:r>
        <w:rPr>
          <w:rFonts w:hint="eastAsia"/>
          <w:sz w:val="21"/>
          <w:szCs w:val="21"/>
        </w:rPr>
        <w:t>2008</w:t>
      </w:r>
      <w:bookmarkEnd w:id="219"/>
    </w:p>
    <w:p w:rsidR="008415D1" w:rsidRDefault="00124AEC">
      <w:pPr>
        <w:numPr>
          <w:ilvl w:val="0"/>
          <w:numId w:val="5"/>
        </w:numPr>
        <w:spacing w:beforeLines="50" w:before="120" w:line="300" w:lineRule="auto"/>
        <w:ind w:left="567" w:hanging="142"/>
        <w:rPr>
          <w:sz w:val="21"/>
          <w:szCs w:val="21"/>
        </w:rPr>
      </w:pPr>
      <w:r>
        <w:rPr>
          <w:rFonts w:hint="eastAsia"/>
          <w:sz w:val="21"/>
          <w:szCs w:val="21"/>
        </w:rPr>
        <w:t>张海藩，牟永敏．软件工程导论（第</w:t>
      </w:r>
      <w:r>
        <w:rPr>
          <w:rFonts w:hint="eastAsia"/>
          <w:sz w:val="21"/>
          <w:szCs w:val="21"/>
        </w:rPr>
        <w:t>6</w:t>
      </w:r>
      <w:r>
        <w:rPr>
          <w:rFonts w:hint="eastAsia"/>
          <w:sz w:val="21"/>
          <w:szCs w:val="21"/>
        </w:rPr>
        <w:t>版）</w:t>
      </w:r>
      <w:r>
        <w:rPr>
          <w:rFonts w:hint="eastAsia"/>
          <w:sz w:val="21"/>
          <w:szCs w:val="21"/>
        </w:rPr>
        <w:t>[</w:t>
      </w:r>
      <w:r>
        <w:rPr>
          <w:sz w:val="21"/>
          <w:szCs w:val="21"/>
        </w:rPr>
        <w:t>M</w:t>
      </w:r>
      <w:r>
        <w:rPr>
          <w:rFonts w:hint="eastAsia"/>
          <w:sz w:val="21"/>
          <w:szCs w:val="21"/>
        </w:rPr>
        <w:t>]</w:t>
      </w:r>
      <w:r>
        <w:rPr>
          <w:rFonts w:hint="eastAsia"/>
          <w:sz w:val="21"/>
          <w:szCs w:val="21"/>
        </w:rPr>
        <w:t>．北京：清华大学出版社，</w:t>
      </w:r>
      <w:r>
        <w:rPr>
          <w:rFonts w:hint="eastAsia"/>
          <w:sz w:val="21"/>
          <w:szCs w:val="21"/>
        </w:rPr>
        <w:t>2013</w:t>
      </w:r>
    </w:p>
    <w:p w:rsidR="008415D1" w:rsidRDefault="00124AEC">
      <w:pPr>
        <w:numPr>
          <w:ilvl w:val="0"/>
          <w:numId w:val="5"/>
        </w:numPr>
        <w:spacing w:beforeLines="50" w:before="120" w:line="300" w:lineRule="auto"/>
        <w:ind w:left="567" w:hanging="142"/>
        <w:rPr>
          <w:sz w:val="21"/>
          <w:szCs w:val="21"/>
        </w:rPr>
      </w:pPr>
      <w:r>
        <w:rPr>
          <w:rFonts w:hint="eastAsia"/>
          <w:sz w:val="21"/>
          <w:szCs w:val="21"/>
        </w:rPr>
        <w:t>蔡剑，景楠．</w:t>
      </w:r>
      <w:r>
        <w:rPr>
          <w:rFonts w:hint="eastAsia"/>
          <w:sz w:val="21"/>
          <w:szCs w:val="21"/>
        </w:rPr>
        <w:t xml:space="preserve"> Java Web</w:t>
      </w:r>
      <w:r>
        <w:rPr>
          <w:rFonts w:hint="eastAsia"/>
          <w:sz w:val="21"/>
          <w:szCs w:val="21"/>
        </w:rPr>
        <w:t>应用开发：</w:t>
      </w:r>
      <w:r>
        <w:rPr>
          <w:rFonts w:hint="eastAsia"/>
          <w:sz w:val="21"/>
          <w:szCs w:val="21"/>
        </w:rPr>
        <w:t>J2EE</w:t>
      </w:r>
      <w:r>
        <w:rPr>
          <w:rFonts w:hint="eastAsia"/>
          <w:sz w:val="21"/>
          <w:szCs w:val="21"/>
        </w:rPr>
        <w:t>和</w:t>
      </w:r>
      <w:r>
        <w:rPr>
          <w:rFonts w:hint="eastAsia"/>
          <w:sz w:val="21"/>
          <w:szCs w:val="21"/>
        </w:rPr>
        <w:t xml:space="preserve">Tomcat[M]. </w:t>
      </w:r>
      <w:r>
        <w:rPr>
          <w:rFonts w:hint="eastAsia"/>
          <w:sz w:val="21"/>
          <w:szCs w:val="21"/>
        </w:rPr>
        <w:t>北京：清华大学出版社，</w:t>
      </w:r>
      <w:r>
        <w:rPr>
          <w:rFonts w:hint="eastAsia"/>
          <w:sz w:val="21"/>
          <w:szCs w:val="21"/>
        </w:rPr>
        <w:t>2004</w:t>
      </w:r>
    </w:p>
    <w:p w:rsidR="008415D1" w:rsidRDefault="00124AEC">
      <w:pPr>
        <w:numPr>
          <w:ilvl w:val="0"/>
          <w:numId w:val="5"/>
        </w:numPr>
        <w:spacing w:beforeLines="50" w:before="120" w:line="300" w:lineRule="auto"/>
        <w:ind w:left="567" w:hanging="142"/>
        <w:rPr>
          <w:sz w:val="21"/>
          <w:szCs w:val="21"/>
        </w:rPr>
      </w:pPr>
      <w:r>
        <w:rPr>
          <w:rFonts w:hint="eastAsia"/>
          <w:sz w:val="21"/>
          <w:szCs w:val="21"/>
        </w:rPr>
        <w:t>王卫红．软件工程实践教程</w:t>
      </w:r>
      <w:r>
        <w:rPr>
          <w:rFonts w:hint="eastAsia"/>
          <w:sz w:val="21"/>
          <w:szCs w:val="21"/>
        </w:rPr>
        <w:t xml:space="preserve">[M]. </w:t>
      </w:r>
      <w:r>
        <w:rPr>
          <w:rFonts w:hint="eastAsia"/>
          <w:sz w:val="21"/>
          <w:szCs w:val="21"/>
        </w:rPr>
        <w:t>北京：机械工程出版社</w:t>
      </w:r>
      <w:r>
        <w:rPr>
          <w:rFonts w:hint="eastAsia"/>
          <w:sz w:val="21"/>
          <w:szCs w:val="21"/>
        </w:rPr>
        <w:t>, 2015</w:t>
      </w:r>
    </w:p>
    <w:p w:rsidR="008415D1" w:rsidRDefault="00124AEC">
      <w:pPr>
        <w:numPr>
          <w:ilvl w:val="0"/>
          <w:numId w:val="5"/>
        </w:numPr>
        <w:spacing w:beforeLines="50" w:before="120" w:line="300" w:lineRule="auto"/>
        <w:ind w:left="567" w:hanging="142"/>
        <w:rPr>
          <w:sz w:val="21"/>
          <w:szCs w:val="21"/>
        </w:rPr>
      </w:pPr>
      <w:r>
        <w:rPr>
          <w:rFonts w:hint="eastAsia"/>
          <w:bCs/>
          <w:sz w:val="21"/>
          <w:szCs w:val="21"/>
        </w:rPr>
        <w:t>Eckel</w:t>
      </w:r>
      <w:r>
        <w:rPr>
          <w:bCs/>
          <w:sz w:val="21"/>
          <w:szCs w:val="21"/>
        </w:rPr>
        <w:t xml:space="preserve"> B</w:t>
      </w:r>
      <w:r>
        <w:rPr>
          <w:rFonts w:hint="eastAsia"/>
          <w:bCs/>
          <w:sz w:val="21"/>
          <w:szCs w:val="21"/>
        </w:rPr>
        <w:t xml:space="preserve">. </w:t>
      </w:r>
      <w:r>
        <w:rPr>
          <w:rFonts w:hint="eastAsia"/>
          <w:bCs/>
          <w:iCs/>
          <w:sz w:val="21"/>
          <w:szCs w:val="21"/>
        </w:rPr>
        <w:t>Thinking in Java.</w:t>
      </w:r>
      <w:r>
        <w:rPr>
          <w:rFonts w:ascii="微软雅黑" w:eastAsia="微软雅黑" w:hAnsi="微软雅黑" w:cs="Arial" w:hint="eastAsia"/>
          <w:color w:val="333333"/>
          <w:sz w:val="18"/>
        </w:rPr>
        <w:t xml:space="preserve"> </w:t>
      </w:r>
      <w:r>
        <w:rPr>
          <w:rFonts w:hint="eastAsia"/>
          <w:bCs/>
          <w:iCs/>
          <w:sz w:val="21"/>
          <w:szCs w:val="21"/>
        </w:rPr>
        <w:t>Upper Saddle River</w:t>
      </w:r>
      <w:r>
        <w:rPr>
          <w:rFonts w:hint="eastAsia"/>
          <w:bCs/>
          <w:sz w:val="21"/>
          <w:szCs w:val="21"/>
        </w:rPr>
        <w:t>:Prentice Hall</w:t>
      </w:r>
      <w:r>
        <w:rPr>
          <w:rFonts w:hint="eastAsia"/>
          <w:sz w:val="21"/>
          <w:szCs w:val="21"/>
        </w:rPr>
        <w:t>, 2006</w:t>
      </w:r>
    </w:p>
    <w:p w:rsidR="008415D1" w:rsidRDefault="00124AEC">
      <w:pPr>
        <w:numPr>
          <w:ilvl w:val="0"/>
          <w:numId w:val="5"/>
        </w:numPr>
        <w:spacing w:beforeLines="50" w:before="120" w:line="300" w:lineRule="auto"/>
        <w:ind w:left="567" w:hanging="142"/>
        <w:rPr>
          <w:sz w:val="21"/>
          <w:szCs w:val="21"/>
        </w:rPr>
      </w:pPr>
      <w:r>
        <w:rPr>
          <w:rFonts w:hint="eastAsia"/>
          <w:sz w:val="21"/>
          <w:szCs w:val="21"/>
        </w:rPr>
        <w:t>Goodwill</w:t>
      </w:r>
      <w:r>
        <w:rPr>
          <w:sz w:val="21"/>
          <w:szCs w:val="21"/>
        </w:rPr>
        <w:t xml:space="preserve"> </w:t>
      </w:r>
      <w:r>
        <w:rPr>
          <w:rFonts w:hint="eastAsia"/>
          <w:sz w:val="21"/>
          <w:szCs w:val="21"/>
        </w:rPr>
        <w:t>J. Pure Java Server Pages.</w:t>
      </w:r>
      <w:r>
        <w:rPr>
          <w:sz w:val="21"/>
          <w:szCs w:val="21"/>
        </w:rPr>
        <w:t xml:space="preserve"> </w:t>
      </w:r>
      <w:r>
        <w:rPr>
          <w:rFonts w:hint="eastAsia"/>
          <w:sz w:val="21"/>
          <w:szCs w:val="21"/>
        </w:rPr>
        <w:t>Indianapolis Ind: Sams, 2000</w:t>
      </w:r>
    </w:p>
    <w:p w:rsidR="008415D1" w:rsidRDefault="00124AEC">
      <w:pPr>
        <w:widowControl/>
        <w:jc w:val="left"/>
      </w:pPr>
      <w:r>
        <w:br w:type="page"/>
      </w:r>
    </w:p>
    <w:p w:rsidR="008415D1" w:rsidRDefault="00124AEC">
      <w:pPr>
        <w:pStyle w:val="Heading1"/>
        <w:spacing w:before="960" w:after="480"/>
      </w:pPr>
      <w:bookmarkStart w:id="220" w:name="_Toc483344182"/>
      <w:r>
        <w:rPr>
          <w:rFonts w:hint="eastAsia"/>
        </w:rPr>
        <w:lastRenderedPageBreak/>
        <w:t>致</w:t>
      </w:r>
      <w:r>
        <w:rPr>
          <w:rFonts w:hint="eastAsia"/>
        </w:rPr>
        <w:t xml:space="preserve">  </w:t>
      </w:r>
      <w:r>
        <w:rPr>
          <w:rFonts w:hint="eastAsia"/>
        </w:rPr>
        <w:t>谢</w:t>
      </w:r>
      <w:bookmarkEnd w:id="220"/>
    </w:p>
    <w:p w:rsidR="008415D1" w:rsidRDefault="00124AEC">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rsidR="008415D1" w:rsidRDefault="00124AEC">
      <w:pPr>
        <w:widowControl/>
        <w:jc w:val="left"/>
      </w:pPr>
      <w:r>
        <w:br w:type="page"/>
      </w:r>
    </w:p>
    <w:p w:rsidR="008415D1" w:rsidRDefault="00124AEC">
      <w:pPr>
        <w:pStyle w:val="Heading1"/>
        <w:spacing w:before="960" w:after="480"/>
      </w:pPr>
      <w:bookmarkStart w:id="221" w:name="_Toc483344183"/>
      <w:bookmarkStart w:id="222" w:name="_Toc27522"/>
      <w:r>
        <w:rPr>
          <w:rFonts w:hint="eastAsia"/>
        </w:rPr>
        <w:lastRenderedPageBreak/>
        <w:t>附录</w:t>
      </w:r>
      <w:r>
        <w:rPr>
          <w:rFonts w:hint="eastAsia"/>
        </w:rPr>
        <w:t xml:space="preserve">A: </w:t>
      </w:r>
      <w:r>
        <w:rPr>
          <w:rFonts w:hint="eastAsia"/>
        </w:rPr>
        <w:t>主要源代码</w:t>
      </w:r>
      <w:bookmarkEnd w:id="221"/>
      <w:bookmarkEnd w:id="222"/>
    </w:p>
    <w:p w:rsidR="008415D1" w:rsidRDefault="00124AEC">
      <w:pPr>
        <w:spacing w:line="300" w:lineRule="auto"/>
        <w:rPr>
          <w:szCs w:val="24"/>
        </w:rPr>
      </w:pPr>
      <w:r>
        <w:rPr>
          <w:rFonts w:hint="eastAsia"/>
          <w:szCs w:val="24"/>
        </w:rPr>
        <w:t>1</w:t>
      </w:r>
      <w:r>
        <w:rPr>
          <w:rFonts w:hint="eastAsia"/>
          <w:szCs w:val="24"/>
        </w:rPr>
        <w:t>、</w:t>
      </w:r>
      <w:r>
        <w:rPr>
          <w:rFonts w:hint="eastAsia"/>
          <w:szCs w:val="24"/>
        </w:rPr>
        <w:t>ISclassdetailsearch.html</w:t>
      </w:r>
    </w:p>
    <w:p w:rsidR="008415D1" w:rsidRDefault="00124AEC">
      <w:pPr>
        <w:spacing w:line="300" w:lineRule="auto"/>
        <w:rPr>
          <w:szCs w:val="24"/>
        </w:rPr>
      </w:pPr>
      <w:r>
        <w:rPr>
          <w:szCs w:val="24"/>
        </w:rPr>
        <w:t>&lt;script type="text/javascript"&gt;</w:t>
      </w:r>
    </w:p>
    <w:p w:rsidR="008415D1" w:rsidRDefault="00124AEC">
      <w:pPr>
        <w:spacing w:line="300" w:lineRule="auto"/>
        <w:rPr>
          <w:szCs w:val="24"/>
        </w:rPr>
      </w:pPr>
      <w:r>
        <w:rPr>
          <w:szCs w:val="24"/>
        </w:rPr>
        <w:t xml:space="preserve">  $(function() {  </w:t>
      </w:r>
    </w:p>
    <w:p w:rsidR="008415D1" w:rsidRDefault="00124AEC">
      <w:pPr>
        <w:spacing w:line="300" w:lineRule="auto"/>
        <w:rPr>
          <w:szCs w:val="24"/>
        </w:rPr>
      </w:pPr>
      <w:r>
        <w:rPr>
          <w:szCs w:val="24"/>
        </w:rPr>
        <w:t xml:space="preserve">      $.ajax({</w:t>
      </w:r>
    </w:p>
    <w:p w:rsidR="008415D1" w:rsidRDefault="00124AEC">
      <w:pPr>
        <w:spacing w:line="300" w:lineRule="auto"/>
        <w:rPr>
          <w:szCs w:val="24"/>
        </w:rPr>
      </w:pPr>
      <w:r>
        <w:rPr>
          <w:szCs w:val="24"/>
        </w:rPr>
        <w:t xml:space="preserve">          url : "/BN1/classdetailsearchtest",</w:t>
      </w:r>
    </w:p>
    <w:p w:rsidR="008415D1" w:rsidRDefault="00124AEC">
      <w:pPr>
        <w:spacing w:line="300" w:lineRule="auto"/>
        <w:rPr>
          <w:szCs w:val="24"/>
        </w:rPr>
      </w:pPr>
      <w:r>
        <w:rPr>
          <w:szCs w:val="24"/>
        </w:rPr>
        <w:t xml:space="preserve">          dataType : "json",</w:t>
      </w:r>
    </w:p>
    <w:p w:rsidR="008415D1" w:rsidRDefault="00124AEC">
      <w:pPr>
        <w:spacing w:line="300" w:lineRule="auto"/>
        <w:rPr>
          <w:szCs w:val="24"/>
        </w:rPr>
      </w:pPr>
      <w:r>
        <w:rPr>
          <w:szCs w:val="24"/>
        </w:rPr>
        <w:t xml:space="preserve">          type : "post",</w:t>
      </w:r>
    </w:p>
    <w:p w:rsidR="008415D1" w:rsidRDefault="00124AEC">
      <w:pPr>
        <w:spacing w:line="300" w:lineRule="auto"/>
        <w:rPr>
          <w:szCs w:val="24"/>
        </w:rPr>
      </w:pPr>
      <w:r>
        <w:rPr>
          <w:szCs w:val="24"/>
        </w:rPr>
        <w:t xml:space="preserve">          async:false,</w:t>
      </w:r>
    </w:p>
    <w:p w:rsidR="008415D1" w:rsidRDefault="00124AEC">
      <w:pPr>
        <w:spacing w:line="300" w:lineRule="auto"/>
        <w:rPr>
          <w:szCs w:val="24"/>
        </w:rPr>
      </w:pPr>
      <w:r>
        <w:rPr>
          <w:szCs w:val="24"/>
        </w:rPr>
        <w:t xml:space="preserve">          success : showresult,</w:t>
      </w:r>
    </w:p>
    <w:p w:rsidR="008415D1" w:rsidRDefault="00124AEC">
      <w:pPr>
        <w:spacing w:line="300" w:lineRule="auto"/>
        <w:rPr>
          <w:szCs w:val="24"/>
        </w:rPr>
      </w:pPr>
      <w:r>
        <w:rPr>
          <w:szCs w:val="24"/>
        </w:rPr>
        <w:t xml:space="preserve">          error : function(){</w:t>
      </w:r>
    </w:p>
    <w:p w:rsidR="008415D1" w:rsidRDefault="00124AEC">
      <w:pPr>
        <w:spacing w:line="300" w:lineRule="auto"/>
        <w:rPr>
          <w:szCs w:val="24"/>
        </w:rPr>
      </w:pPr>
      <w:r>
        <w:rPr>
          <w:szCs w:val="24"/>
        </w:rPr>
        <w:t xml:space="preserve">        </w:t>
      </w:r>
      <w:r>
        <w:rPr>
          <w:szCs w:val="24"/>
        </w:rPr>
        <w:tab/>
        <w:t xml:space="preserve">  alert("error");</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showresult(jsonto) {</w:t>
      </w:r>
    </w:p>
    <w:p w:rsidR="008415D1" w:rsidRDefault="00124AEC">
      <w:pPr>
        <w:spacing w:line="300" w:lineRule="auto"/>
        <w:rPr>
          <w:szCs w:val="24"/>
        </w:rPr>
      </w:pPr>
      <w:r>
        <w:rPr>
          <w:szCs w:val="24"/>
        </w:rPr>
        <w:t xml:space="preserve">    </w:t>
      </w:r>
      <w:r>
        <w:rPr>
          <w:szCs w:val="24"/>
        </w:rPr>
        <w:tab/>
        <w:t>if(jsonto!=null){</w:t>
      </w:r>
    </w:p>
    <w:p w:rsidR="008415D1" w:rsidRDefault="00124AEC">
      <w:pPr>
        <w:spacing w:line="300" w:lineRule="auto"/>
        <w:rPr>
          <w:szCs w:val="24"/>
        </w:rPr>
      </w:pPr>
      <w:r>
        <w:rPr>
          <w:szCs w:val="24"/>
        </w:rPr>
        <w:t xml:space="preserve">    </w:t>
      </w:r>
      <w:r>
        <w:rPr>
          <w:szCs w:val="24"/>
        </w:rPr>
        <w:tab/>
      </w:r>
      <w:r>
        <w:rPr>
          <w:szCs w:val="24"/>
        </w:rPr>
        <w:tab/>
        <w:t>var str="&lt;thead&gt;&lt;tr&gt;&lt;th&gt;</w:t>
      </w:r>
      <w:r>
        <w:rPr>
          <w:szCs w:val="24"/>
        </w:rPr>
        <w:t>课程</w:t>
      </w:r>
      <w:r>
        <w:rPr>
          <w:szCs w:val="24"/>
        </w:rPr>
        <w:t>ID&lt;th&gt;</w:t>
      </w:r>
      <w:r>
        <w:rPr>
          <w:szCs w:val="24"/>
        </w:rPr>
        <w:t>课程名称</w:t>
      </w:r>
      <w:r>
        <w:rPr>
          <w:szCs w:val="24"/>
        </w:rPr>
        <w:t>&lt;th&gt;</w:t>
      </w:r>
      <w:r>
        <w:rPr>
          <w:szCs w:val="24"/>
        </w:rPr>
        <w:t>教师</w:t>
      </w:r>
      <w:r>
        <w:rPr>
          <w:szCs w:val="24"/>
        </w:rPr>
        <w:t>ID&lt;th&gt;</w:t>
      </w:r>
      <w:r>
        <w:rPr>
          <w:szCs w:val="24"/>
        </w:rPr>
        <w:t>教师姓名</w:t>
      </w:r>
      <w:r>
        <w:rPr>
          <w:szCs w:val="24"/>
        </w:rPr>
        <w:t>&lt;th&gt;</w:t>
      </w:r>
      <w:r>
        <w:rPr>
          <w:szCs w:val="24"/>
        </w:rPr>
        <w:t>查看详情</w:t>
      </w:r>
      <w:r>
        <w:rPr>
          <w:szCs w:val="24"/>
        </w:rPr>
        <w:t xml:space="preserve">&lt;/tr&gt;&lt;/thead&gt;&lt;tbody&gt;"; </w:t>
      </w:r>
    </w:p>
    <w:p w:rsidR="008415D1" w:rsidRDefault="00124AEC">
      <w:pPr>
        <w:spacing w:line="300" w:lineRule="auto"/>
        <w:rPr>
          <w:szCs w:val="24"/>
        </w:rPr>
      </w:pPr>
      <w:r>
        <w:rPr>
          <w:szCs w:val="24"/>
        </w:rPr>
        <w:t xml:space="preserve">    </w:t>
      </w:r>
      <w:r>
        <w:rPr>
          <w:szCs w:val="24"/>
        </w:rPr>
        <w:tab/>
        <w:t xml:space="preserve">    $.each( jsonto, function(index,content){</w:t>
      </w:r>
    </w:p>
    <w:p w:rsidR="008415D1" w:rsidRDefault="00124AEC">
      <w:pPr>
        <w:spacing w:line="300" w:lineRule="auto"/>
        <w:rPr>
          <w:szCs w:val="24"/>
        </w:rPr>
      </w:pPr>
      <w:r>
        <w:rPr>
          <w:szCs w:val="24"/>
        </w:rPr>
        <w:t xml:space="preserve">    </w:t>
      </w:r>
      <w:r>
        <w:rPr>
          <w:szCs w:val="24"/>
        </w:rPr>
        <w:tab/>
        <w:t xml:space="preserve">    </w:t>
      </w:r>
      <w:r>
        <w:rPr>
          <w:szCs w:val="24"/>
        </w:rPr>
        <w:tab/>
        <w:t> str+="&lt;tr&gt;&lt;td&gt;"+content.id+"&lt;/td&gt;&lt;td&gt;"+content.name+"&lt;/td&gt;&lt;td&gt;"+content.teacherid+"&lt;/td&gt;&lt;td&gt;"+content.teacher+"&lt;/td&gt;";</w:t>
      </w:r>
    </w:p>
    <w:p w:rsidR="008415D1" w:rsidRDefault="00124AEC">
      <w:pPr>
        <w:spacing w:line="300" w:lineRule="auto"/>
        <w:rPr>
          <w:szCs w:val="24"/>
        </w:rPr>
      </w:pPr>
      <w:r>
        <w:rPr>
          <w:szCs w:val="24"/>
        </w:rPr>
        <w:t xml:space="preserve">  </w:t>
      </w:r>
      <w:r>
        <w:rPr>
          <w:szCs w:val="24"/>
        </w:rPr>
        <w:tab/>
      </w:r>
      <w:r>
        <w:rPr>
          <w:szCs w:val="24"/>
        </w:rPr>
        <w:tab/>
      </w:r>
      <w:r>
        <w:rPr>
          <w:szCs w:val="24"/>
        </w:rPr>
        <w:tab/>
        <w:t xml:space="preserve">     str+="&lt;td&gt;&lt;a class='button' onclick='show("+content.id+")' target='navTab' href='ISaclassdetail.html' rel='classdetail'&gt;&lt;span&gt;</w:t>
      </w:r>
      <w:r>
        <w:rPr>
          <w:szCs w:val="24"/>
        </w:rPr>
        <w:t>查看详情</w:t>
      </w:r>
      <w:r>
        <w:rPr>
          <w:szCs w:val="24"/>
        </w:rPr>
        <w:t>&lt;/span&gt;&lt;/a&gt;&lt;/td&gt;"</w:t>
      </w:r>
    </w:p>
    <w:p w:rsidR="008415D1" w:rsidRDefault="00124AEC">
      <w:pPr>
        <w:spacing w:line="300" w:lineRule="auto"/>
        <w:rPr>
          <w:szCs w:val="24"/>
        </w:rPr>
      </w:pPr>
      <w:r>
        <w:rPr>
          <w:szCs w:val="24"/>
        </w:rPr>
        <w:lastRenderedPageBreak/>
        <w:t xml:space="preserve">  </w:t>
      </w:r>
      <w:r>
        <w:rPr>
          <w:szCs w:val="24"/>
        </w:rPr>
        <w:tab/>
      </w:r>
      <w:r>
        <w:rPr>
          <w:szCs w:val="24"/>
        </w:rPr>
        <w:tab/>
      </w:r>
      <w:r>
        <w:rPr>
          <w:szCs w:val="24"/>
        </w:rPr>
        <w:tab/>
        <w:t xml:space="preserve">     });</w:t>
      </w:r>
    </w:p>
    <w:p w:rsidR="008415D1" w:rsidRDefault="00124AEC">
      <w:pPr>
        <w:spacing w:line="300" w:lineRule="auto"/>
        <w:rPr>
          <w:szCs w:val="24"/>
        </w:rPr>
      </w:pPr>
      <w:r>
        <w:rPr>
          <w:szCs w:val="24"/>
        </w:rPr>
        <w:t xml:space="preserve">    </w:t>
      </w:r>
      <w:r>
        <w:rPr>
          <w:szCs w:val="24"/>
        </w:rPr>
        <w:tab/>
        <w:t xml:space="preserve">    str+="&lt;/tbody&gt;"</w:t>
      </w:r>
    </w:p>
    <w:p w:rsidR="008415D1" w:rsidRDefault="00124AEC">
      <w:pPr>
        <w:spacing w:line="300" w:lineRule="auto"/>
        <w:rPr>
          <w:szCs w:val="24"/>
        </w:rPr>
      </w:pPr>
      <w:r>
        <w:rPr>
          <w:szCs w:val="24"/>
        </w:rPr>
        <w:t xml:space="preserve">    </w:t>
      </w:r>
      <w:r>
        <w:rPr>
          <w:szCs w:val="24"/>
        </w:rPr>
        <w:tab/>
        <w:t xml:space="preserve">    document.getElementById("table1").innerHTML=str; </w:t>
      </w:r>
    </w:p>
    <w:p w:rsidR="008415D1" w:rsidRDefault="00124AEC">
      <w:pPr>
        <w:spacing w:line="300" w:lineRule="auto"/>
        <w:rPr>
          <w:szCs w:val="24"/>
        </w:rPr>
      </w:pPr>
      <w:r>
        <w:rPr>
          <w:szCs w:val="24"/>
        </w:rPr>
        <w:t xml:space="preserve">    </w:t>
      </w:r>
      <w:r>
        <w:rPr>
          <w:szCs w:val="24"/>
        </w:rPr>
        <w:tab/>
        <w:t xml:space="preserve">    }else{</w:t>
      </w:r>
    </w:p>
    <w:p w:rsidR="008415D1" w:rsidRDefault="00124AEC">
      <w:pPr>
        <w:spacing w:line="300" w:lineRule="auto"/>
        <w:rPr>
          <w:szCs w:val="24"/>
        </w:rPr>
      </w:pPr>
      <w:r>
        <w:rPr>
          <w:szCs w:val="24"/>
        </w:rPr>
        <w:t xml:space="preserve">    </w:t>
      </w:r>
      <w:r>
        <w:rPr>
          <w:szCs w:val="24"/>
        </w:rPr>
        <w:tab/>
        <w:t xml:space="preserve">    </w:t>
      </w:r>
      <w:r>
        <w:rPr>
          <w:szCs w:val="24"/>
        </w:rPr>
        <w:tab/>
        <w:t>alert("null");</w:t>
      </w:r>
    </w:p>
    <w:p w:rsidR="008415D1" w:rsidRDefault="00124AEC">
      <w:pPr>
        <w:spacing w:line="300" w:lineRule="auto"/>
        <w:rPr>
          <w:szCs w:val="24"/>
        </w:rPr>
      </w:pPr>
      <w:r>
        <w:rPr>
          <w:szCs w:val="24"/>
        </w:rPr>
        <w:t xml:space="preserve">    </w:t>
      </w:r>
      <w:r>
        <w:rPr>
          <w:szCs w:val="24"/>
        </w:rPr>
        <w:tab/>
        <w:t xml:space="preserve">    </w:t>
      </w:r>
      <w:r>
        <w:rPr>
          <w:szCs w:val="24"/>
        </w:rPr>
        <w:tab/>
        <w:t>}</w:t>
      </w:r>
    </w:p>
    <w:p w:rsidR="008415D1" w:rsidRDefault="00124AEC">
      <w:pPr>
        <w:spacing w:line="300" w:lineRule="auto"/>
        <w:rPr>
          <w:szCs w:val="24"/>
        </w:rPr>
      </w:pPr>
      <w:r>
        <w:rPr>
          <w:szCs w:val="24"/>
        </w:rPr>
        <w:t xml:space="preserve">    </w:t>
      </w:r>
      <w:r>
        <w:rPr>
          <w:szCs w:val="24"/>
        </w:rPr>
        <w:tab/>
        <w:t>}</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show(oid){</w:t>
      </w:r>
    </w:p>
    <w:p w:rsidR="008415D1" w:rsidRDefault="00124AEC">
      <w:pPr>
        <w:spacing w:line="300" w:lineRule="auto"/>
        <w:rPr>
          <w:szCs w:val="24"/>
        </w:rPr>
      </w:pPr>
      <w:r>
        <w:rPr>
          <w:szCs w:val="24"/>
        </w:rPr>
        <w:t xml:space="preserve">      </w:t>
      </w:r>
      <w:r>
        <w:rPr>
          <w:szCs w:val="24"/>
        </w:rPr>
        <w:tab/>
        <w:t>setCookie("id",oid);</w:t>
      </w:r>
    </w:p>
    <w:p w:rsidR="008415D1" w:rsidRDefault="00124AEC">
      <w:pPr>
        <w:spacing w:line="300" w:lineRule="auto"/>
        <w:rPr>
          <w:szCs w:val="24"/>
        </w:rPr>
      </w:pPr>
      <w:r>
        <w:rPr>
          <w:szCs w:val="24"/>
        </w:rPr>
        <w:t xml:space="preserve">      </w:t>
      </w:r>
      <w:r>
        <w:rPr>
          <w:szCs w:val="24"/>
        </w:rPr>
        <w:tab/>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setCookie(id,value){</w:t>
      </w:r>
    </w:p>
    <w:p w:rsidR="008415D1" w:rsidRDefault="00124AEC">
      <w:pPr>
        <w:spacing w:line="300" w:lineRule="auto"/>
        <w:rPr>
          <w:szCs w:val="24"/>
        </w:rPr>
      </w:pPr>
      <w:r>
        <w:rPr>
          <w:szCs w:val="24"/>
        </w:rPr>
        <w:t xml:space="preserve">    </w:t>
      </w:r>
      <w:r>
        <w:rPr>
          <w:szCs w:val="24"/>
        </w:rPr>
        <w:tab/>
        <w:t>var exp = new Date();  </w:t>
      </w:r>
    </w:p>
    <w:p w:rsidR="008415D1" w:rsidRDefault="00124AEC">
      <w:pPr>
        <w:spacing w:line="300" w:lineRule="auto"/>
        <w:rPr>
          <w:szCs w:val="24"/>
        </w:rPr>
      </w:pPr>
      <w:r>
        <w:rPr>
          <w:szCs w:val="24"/>
        </w:rPr>
        <w:t xml:space="preserve">    </w:t>
      </w:r>
      <w:r>
        <w:rPr>
          <w:szCs w:val="24"/>
        </w:rPr>
        <w:tab/>
        <w:t>exp.setTime(exp.getTime() + 10 * 1000); //10s</w:t>
      </w:r>
      <w:r>
        <w:rPr>
          <w:szCs w:val="24"/>
        </w:rPr>
        <w:t>过期</w:t>
      </w:r>
      <w:r>
        <w:rPr>
          <w:szCs w:val="24"/>
        </w:rPr>
        <w:t>  </w:t>
      </w:r>
    </w:p>
    <w:p w:rsidR="008415D1" w:rsidRDefault="00124AEC">
      <w:pPr>
        <w:spacing w:line="300" w:lineRule="auto"/>
        <w:rPr>
          <w:szCs w:val="24"/>
        </w:rPr>
      </w:pPr>
      <w:r>
        <w:rPr>
          <w:szCs w:val="24"/>
        </w:rPr>
        <w:tab/>
        <w:t>document.cookie = id+"=" + encodeURIComponent(value) + ";expires=" + exp.toGMTString()+";path=/"; //to get cookie must reset path </w:t>
      </w:r>
    </w:p>
    <w:p w:rsidR="008415D1" w:rsidRDefault="00124AEC">
      <w:pPr>
        <w:spacing w:line="300" w:lineRule="auto"/>
        <w:rPr>
          <w:szCs w:val="24"/>
        </w:rPr>
      </w:pPr>
      <w:r>
        <w:rPr>
          <w:szCs w:val="24"/>
        </w:rPr>
        <w:t xml:space="preserve">    </w:t>
      </w:r>
      <w:r>
        <w:rPr>
          <w:szCs w:val="24"/>
        </w:rPr>
        <w:tab/>
        <w:t>return true;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getsearch(){</w:t>
      </w:r>
    </w:p>
    <w:p w:rsidR="008415D1" w:rsidRDefault="00124AEC">
      <w:pPr>
        <w:spacing w:line="300" w:lineRule="auto"/>
        <w:rPr>
          <w:szCs w:val="24"/>
        </w:rPr>
      </w:pPr>
      <w:r>
        <w:rPr>
          <w:szCs w:val="24"/>
        </w:rPr>
        <w:t xml:space="preserve">   </w:t>
      </w:r>
      <w:r>
        <w:rPr>
          <w:szCs w:val="24"/>
        </w:rPr>
        <w:tab/>
        <w:t xml:space="preserve">    </w:t>
      </w:r>
      <w:r>
        <w:rPr>
          <w:szCs w:val="24"/>
        </w:rPr>
        <w:tab/>
        <w:t xml:space="preserve"> var searchcon=document.getElementById('selectcons').value;</w:t>
      </w:r>
    </w:p>
    <w:p w:rsidR="008415D1" w:rsidRDefault="00124AEC">
      <w:pPr>
        <w:spacing w:line="300" w:lineRule="auto"/>
        <w:rPr>
          <w:szCs w:val="24"/>
        </w:rPr>
      </w:pPr>
      <w:r>
        <w:rPr>
          <w:szCs w:val="24"/>
        </w:rPr>
        <w:t xml:space="preserve">   </w:t>
      </w:r>
      <w:r>
        <w:rPr>
          <w:szCs w:val="24"/>
        </w:rPr>
        <w:tab/>
        <w:t xml:space="preserve"> var searchvalue=document.getElementById('keywords').value;</w:t>
      </w:r>
    </w:p>
    <w:p w:rsidR="008415D1" w:rsidRDefault="00124AEC">
      <w:pPr>
        <w:spacing w:line="300" w:lineRule="auto"/>
        <w:rPr>
          <w:szCs w:val="24"/>
        </w:rPr>
      </w:pPr>
      <w:r>
        <w:rPr>
          <w:szCs w:val="24"/>
        </w:rPr>
        <w:t xml:space="preserve">   </w:t>
      </w:r>
      <w:r>
        <w:rPr>
          <w:szCs w:val="24"/>
        </w:rPr>
        <w:tab/>
        <w:t xml:space="preserve"> setCookie("selection",searchcon);</w:t>
      </w:r>
    </w:p>
    <w:p w:rsidR="008415D1" w:rsidRDefault="00124AEC">
      <w:pPr>
        <w:spacing w:line="300" w:lineRule="auto"/>
        <w:rPr>
          <w:szCs w:val="24"/>
        </w:rPr>
      </w:pPr>
      <w:r>
        <w:rPr>
          <w:szCs w:val="24"/>
        </w:rPr>
        <w:t xml:space="preserve">   </w:t>
      </w:r>
      <w:r>
        <w:rPr>
          <w:szCs w:val="24"/>
        </w:rPr>
        <w:tab/>
        <w:t xml:space="preserve"> setCookie("searchvalue",searchvalue);</w:t>
      </w:r>
    </w:p>
    <w:p w:rsidR="008415D1" w:rsidRDefault="008415D1">
      <w:pPr>
        <w:spacing w:line="300" w:lineRule="auto"/>
        <w:rPr>
          <w:szCs w:val="24"/>
        </w:rPr>
      </w:pPr>
    </w:p>
    <w:p w:rsidR="008415D1" w:rsidRDefault="00124AEC">
      <w:pPr>
        <w:spacing w:line="300" w:lineRule="auto"/>
        <w:rPr>
          <w:szCs w:val="24"/>
        </w:rPr>
      </w:pPr>
      <w:r>
        <w:rPr>
          <w:szCs w:val="24"/>
        </w:rPr>
        <w:t xml:space="preserve">   } </w:t>
      </w:r>
    </w:p>
    <w:p w:rsidR="008415D1" w:rsidRDefault="00124AEC">
      <w:pPr>
        <w:spacing w:line="300" w:lineRule="auto"/>
        <w:rPr>
          <w:szCs w:val="24"/>
        </w:rPr>
      </w:pPr>
      <w:r>
        <w:rPr>
          <w:szCs w:val="24"/>
        </w:rPr>
        <w:lastRenderedPageBreak/>
        <w:t>&lt;/script&gt;</w:t>
      </w:r>
    </w:p>
    <w:p w:rsidR="008415D1" w:rsidRDefault="00124AEC">
      <w:pPr>
        <w:spacing w:line="300" w:lineRule="auto"/>
        <w:rPr>
          <w:szCs w:val="24"/>
        </w:rPr>
      </w:pPr>
      <w:r>
        <w:rPr>
          <w:szCs w:val="24"/>
        </w:rPr>
        <w:t>&lt;form action='' onsubmit='' class="pageForm required-validate"  method='post'&gt;</w:t>
      </w:r>
    </w:p>
    <w:p w:rsidR="008415D1" w:rsidRDefault="00124AEC">
      <w:pPr>
        <w:spacing w:line="300" w:lineRule="auto"/>
        <w:rPr>
          <w:szCs w:val="24"/>
        </w:rPr>
      </w:pPr>
      <w:r>
        <w:rPr>
          <w:szCs w:val="24"/>
        </w:rPr>
        <w:tab/>
        <w:t>&lt;div class='searchBar'&gt;</w:t>
      </w:r>
    </w:p>
    <w:p w:rsidR="008415D1" w:rsidRDefault="00124AEC">
      <w:pPr>
        <w:spacing w:line="300" w:lineRule="auto"/>
        <w:rPr>
          <w:szCs w:val="24"/>
        </w:rPr>
      </w:pPr>
      <w:r>
        <w:rPr>
          <w:szCs w:val="24"/>
        </w:rPr>
        <w:tab/>
      </w:r>
      <w:r>
        <w:rPr>
          <w:szCs w:val="24"/>
        </w:rPr>
        <w:tab/>
        <w:t>&lt;table class='searchContent'&gt;</w:t>
      </w:r>
    </w:p>
    <w:p w:rsidR="008415D1" w:rsidRDefault="00124AEC">
      <w:pPr>
        <w:spacing w:line="300" w:lineRule="auto"/>
        <w:rPr>
          <w:szCs w:val="24"/>
        </w:rPr>
      </w:pPr>
      <w:r>
        <w:rPr>
          <w:szCs w:val="24"/>
        </w:rPr>
        <w:tab/>
      </w:r>
      <w:r>
        <w:rPr>
          <w:szCs w:val="24"/>
        </w:rPr>
        <w:tab/>
      </w:r>
      <w:r>
        <w:rPr>
          <w:szCs w:val="24"/>
        </w:rPr>
        <w:tab/>
        <w:t>&lt;tr&gt;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t>&lt;select class='combox' name='key' id='selectcons'&gt;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value=''&gt;</w:t>
      </w:r>
      <w:r>
        <w:rPr>
          <w:szCs w:val="24"/>
        </w:rPr>
        <w:t>选择查询条件</w:t>
      </w:r>
      <w:r>
        <w:rPr>
          <w:szCs w:val="24"/>
        </w:rPr>
        <w:t>&lt;/option&gt;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value='1'&gt;</w:t>
      </w:r>
      <w:r>
        <w:rPr>
          <w:szCs w:val="24"/>
        </w:rPr>
        <w:t>课程</w:t>
      </w:r>
      <w:r>
        <w:rPr>
          <w:szCs w:val="24"/>
        </w:rPr>
        <w:t>ID&lt;/option&gt;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value='2'&gt;</w:t>
      </w:r>
      <w:r>
        <w:rPr>
          <w:szCs w:val="24"/>
        </w:rPr>
        <w:t>教师</w:t>
      </w:r>
      <w:r>
        <w:rPr>
          <w:szCs w:val="24"/>
        </w:rPr>
        <w:t>ID&lt;/option&gt;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value='3'&gt;</w:t>
      </w:r>
      <w:r>
        <w:rPr>
          <w:szCs w:val="24"/>
        </w:rPr>
        <w:t>课程名称</w:t>
      </w:r>
      <w:r>
        <w:rPr>
          <w:szCs w:val="24"/>
        </w:rPr>
        <w:t>&lt;/option&gt;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t>&lt;/select&gt;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搜索关键词：</w:t>
      </w:r>
      <w:r>
        <w:rPr>
          <w:szCs w:val="24"/>
        </w:rPr>
        <w:t>&lt;input type='text' name='keyword' id='keywords'/&gt;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t>&lt;/tr&gt;</w:t>
      </w:r>
    </w:p>
    <w:p w:rsidR="008415D1" w:rsidRDefault="00124AEC">
      <w:pPr>
        <w:spacing w:line="300" w:lineRule="auto"/>
        <w:rPr>
          <w:szCs w:val="24"/>
        </w:rPr>
      </w:pPr>
      <w:r>
        <w:rPr>
          <w:szCs w:val="24"/>
        </w:rPr>
        <w:tab/>
      </w:r>
      <w:r>
        <w:rPr>
          <w:szCs w:val="24"/>
        </w:rPr>
        <w:tab/>
        <w:t>&lt;/table&gt;</w:t>
      </w:r>
    </w:p>
    <w:p w:rsidR="008415D1" w:rsidRDefault="008415D1">
      <w:pPr>
        <w:spacing w:line="300" w:lineRule="auto"/>
        <w:rPr>
          <w:szCs w:val="24"/>
        </w:rPr>
      </w:pPr>
    </w:p>
    <w:p w:rsidR="008415D1" w:rsidRDefault="00124AEC">
      <w:pPr>
        <w:spacing w:line="300" w:lineRule="auto"/>
        <w:rPr>
          <w:szCs w:val="24"/>
        </w:rPr>
      </w:pPr>
      <w:r>
        <w:rPr>
          <w:szCs w:val="24"/>
        </w:rPr>
        <w:tab/>
      </w:r>
      <w:r>
        <w:rPr>
          <w:szCs w:val="24"/>
        </w:rPr>
        <w:tab/>
        <w:t>&lt;div class='subBar'&gt;&lt;ul&gt;</w:t>
      </w:r>
    </w:p>
    <w:p w:rsidR="008415D1" w:rsidRDefault="00124AEC">
      <w:pPr>
        <w:spacing w:line="300" w:lineRule="auto"/>
        <w:rPr>
          <w:szCs w:val="24"/>
        </w:rPr>
      </w:pPr>
      <w:r>
        <w:rPr>
          <w:szCs w:val="24"/>
        </w:rPr>
        <w:tab/>
      </w:r>
      <w:r>
        <w:rPr>
          <w:szCs w:val="24"/>
        </w:rPr>
        <w:tab/>
        <w:t>&lt;li&gt;&lt;a class='button' onclick='getsearch()' href='ISclassdetailsearch.html'  target='navTab' rel='page2'&gt;&lt;span&gt;</w:t>
      </w:r>
      <w:r>
        <w:rPr>
          <w:szCs w:val="24"/>
        </w:rPr>
        <w:t>搜索</w:t>
      </w:r>
      <w:r>
        <w:rPr>
          <w:szCs w:val="24"/>
        </w:rPr>
        <w:t>&lt;/span&gt;&lt;/a&gt;&lt;/li&gt;</w:t>
      </w:r>
    </w:p>
    <w:p w:rsidR="008415D1" w:rsidRDefault="00124AEC">
      <w:pPr>
        <w:spacing w:line="300" w:lineRule="auto"/>
        <w:rPr>
          <w:szCs w:val="24"/>
        </w:rPr>
      </w:pPr>
      <w:r>
        <w:rPr>
          <w:szCs w:val="24"/>
        </w:rPr>
        <w:tab/>
      </w:r>
      <w:r>
        <w:rPr>
          <w:szCs w:val="24"/>
        </w:rPr>
        <w:tab/>
        <w:t>&lt;/ul&gt;</w:t>
      </w:r>
    </w:p>
    <w:p w:rsidR="008415D1" w:rsidRDefault="00124AEC">
      <w:pPr>
        <w:spacing w:line="300" w:lineRule="auto"/>
        <w:rPr>
          <w:szCs w:val="24"/>
        </w:rPr>
      </w:pPr>
      <w:r>
        <w:rPr>
          <w:szCs w:val="24"/>
        </w:rPr>
        <w:tab/>
      </w:r>
      <w:r>
        <w:rPr>
          <w:szCs w:val="24"/>
        </w:rPr>
        <w:tab/>
        <w:t>&lt;/div&gt;</w:t>
      </w:r>
    </w:p>
    <w:p w:rsidR="008415D1" w:rsidRDefault="00124AEC">
      <w:pPr>
        <w:spacing w:line="300" w:lineRule="auto"/>
        <w:rPr>
          <w:szCs w:val="24"/>
        </w:rPr>
      </w:pPr>
      <w:r>
        <w:rPr>
          <w:szCs w:val="24"/>
        </w:rPr>
        <w:tab/>
        <w:t>&lt;/div&gt;</w:t>
      </w:r>
    </w:p>
    <w:p w:rsidR="008415D1" w:rsidRDefault="00124AEC">
      <w:pPr>
        <w:spacing w:line="300" w:lineRule="auto"/>
        <w:rPr>
          <w:szCs w:val="24"/>
        </w:rPr>
      </w:pPr>
      <w:r>
        <w:rPr>
          <w:szCs w:val="24"/>
        </w:rPr>
        <w:t>&lt;/form&gt;</w:t>
      </w:r>
    </w:p>
    <w:p w:rsidR="008415D1" w:rsidRDefault="00124AEC">
      <w:pPr>
        <w:spacing w:line="300" w:lineRule="auto"/>
        <w:rPr>
          <w:szCs w:val="24"/>
        </w:rPr>
      </w:pPr>
      <w:r>
        <w:rPr>
          <w:szCs w:val="24"/>
        </w:rPr>
        <w:lastRenderedPageBreak/>
        <w:tab/>
        <w:t>&lt;div id='div' style='width:1200px; height:900px; overflow:auto;'&gt;</w:t>
      </w:r>
    </w:p>
    <w:p w:rsidR="008415D1" w:rsidRDefault="00124AEC">
      <w:pPr>
        <w:spacing w:line="300" w:lineRule="auto"/>
        <w:rPr>
          <w:szCs w:val="24"/>
        </w:rPr>
      </w:pPr>
      <w:r>
        <w:rPr>
          <w:szCs w:val="24"/>
        </w:rPr>
        <w:tab/>
      </w:r>
      <w:r>
        <w:rPr>
          <w:szCs w:val="24"/>
        </w:rPr>
        <w:tab/>
        <w:t>&lt;table id='table1' class='table' width='100%' layoutH='56'&gt;</w:t>
      </w:r>
    </w:p>
    <w:p w:rsidR="008415D1" w:rsidRDefault="00124AEC">
      <w:pPr>
        <w:spacing w:line="300" w:lineRule="auto"/>
        <w:rPr>
          <w:szCs w:val="24"/>
        </w:rPr>
      </w:pPr>
      <w:r>
        <w:rPr>
          <w:szCs w:val="24"/>
        </w:rPr>
        <w:tab/>
      </w:r>
      <w:r>
        <w:rPr>
          <w:szCs w:val="24"/>
        </w:rPr>
        <w:tab/>
        <w:t>&lt;/table&gt;</w:t>
      </w:r>
    </w:p>
    <w:p w:rsidR="008415D1" w:rsidRDefault="00124AEC">
      <w:pPr>
        <w:spacing w:line="300" w:lineRule="auto"/>
        <w:rPr>
          <w:szCs w:val="24"/>
        </w:rPr>
      </w:pPr>
      <w:r>
        <w:rPr>
          <w:szCs w:val="24"/>
        </w:rPr>
        <w:tab/>
        <w:t>&lt;/div&gt;</w:t>
      </w:r>
    </w:p>
    <w:p w:rsidR="008415D1" w:rsidRDefault="00124AEC">
      <w:pPr>
        <w:spacing w:line="300" w:lineRule="auto"/>
        <w:rPr>
          <w:szCs w:val="24"/>
        </w:rPr>
      </w:pPr>
      <w:r>
        <w:rPr>
          <w:szCs w:val="24"/>
        </w:rPr>
        <w:t>&lt;/body&gt;</w:t>
      </w:r>
    </w:p>
    <w:p w:rsidR="008415D1" w:rsidRDefault="00124AEC">
      <w:pPr>
        <w:spacing w:line="300" w:lineRule="auto"/>
        <w:rPr>
          <w:szCs w:val="24"/>
        </w:rPr>
      </w:pPr>
      <w:r>
        <w:rPr>
          <w:szCs w:val="24"/>
        </w:rPr>
        <w:t>&lt;/html&gt;</w:t>
      </w:r>
    </w:p>
    <w:p w:rsidR="008415D1" w:rsidRDefault="00124AEC">
      <w:pPr>
        <w:spacing w:line="300" w:lineRule="auto"/>
        <w:rPr>
          <w:szCs w:val="24"/>
        </w:rPr>
      </w:pPr>
      <w:r>
        <w:rPr>
          <w:rFonts w:hint="eastAsia"/>
          <w:szCs w:val="24"/>
        </w:rPr>
        <w:t>2</w:t>
      </w:r>
      <w:r>
        <w:rPr>
          <w:rFonts w:hint="eastAsia"/>
          <w:szCs w:val="24"/>
        </w:rPr>
        <w:t>、</w:t>
      </w:r>
      <w:r>
        <w:rPr>
          <w:rFonts w:hint="eastAsia"/>
          <w:szCs w:val="24"/>
        </w:rPr>
        <w:t>ISCourselist.html</w:t>
      </w:r>
    </w:p>
    <w:p w:rsidR="008415D1" w:rsidRDefault="00124AEC">
      <w:pPr>
        <w:spacing w:line="300" w:lineRule="auto"/>
        <w:rPr>
          <w:szCs w:val="24"/>
        </w:rPr>
      </w:pPr>
      <w:r>
        <w:rPr>
          <w:szCs w:val="24"/>
        </w:rPr>
        <w:t>&lt;!DOCTYPE html&gt;</w:t>
      </w:r>
    </w:p>
    <w:p w:rsidR="008415D1" w:rsidRDefault="00124AEC">
      <w:pPr>
        <w:spacing w:line="300" w:lineRule="auto"/>
        <w:rPr>
          <w:szCs w:val="24"/>
        </w:rPr>
      </w:pPr>
      <w:r>
        <w:rPr>
          <w:szCs w:val="24"/>
        </w:rPr>
        <w:t>&lt;html&gt;</w:t>
      </w:r>
    </w:p>
    <w:p w:rsidR="008415D1" w:rsidRDefault="00124AEC">
      <w:pPr>
        <w:spacing w:line="300" w:lineRule="auto"/>
        <w:rPr>
          <w:szCs w:val="24"/>
        </w:rPr>
      </w:pPr>
      <w:r>
        <w:rPr>
          <w:szCs w:val="24"/>
        </w:rPr>
        <w:t>&lt;head&gt;</w:t>
      </w:r>
    </w:p>
    <w:p w:rsidR="008415D1" w:rsidRDefault="00124AEC">
      <w:pPr>
        <w:spacing w:line="300" w:lineRule="auto"/>
        <w:rPr>
          <w:szCs w:val="24"/>
        </w:rPr>
      </w:pPr>
      <w:r>
        <w:rPr>
          <w:szCs w:val="24"/>
        </w:rPr>
        <w:t>&lt;meta charset="UTF-8"&gt;</w:t>
      </w:r>
    </w:p>
    <w:p w:rsidR="008415D1" w:rsidRDefault="00124AEC">
      <w:pPr>
        <w:spacing w:line="300" w:lineRule="auto"/>
        <w:rPr>
          <w:szCs w:val="24"/>
        </w:rPr>
      </w:pPr>
      <w:r>
        <w:rPr>
          <w:szCs w:val="24"/>
        </w:rPr>
        <w:t>&lt;title&gt;Insert title here&lt;/title&gt;</w:t>
      </w:r>
    </w:p>
    <w:p w:rsidR="008415D1" w:rsidRDefault="00124AEC">
      <w:pPr>
        <w:spacing w:line="300" w:lineRule="auto"/>
        <w:rPr>
          <w:szCs w:val="24"/>
        </w:rPr>
      </w:pPr>
      <w:r>
        <w:rPr>
          <w:szCs w:val="24"/>
        </w:rPr>
        <w:t>&lt;/head&gt;</w:t>
      </w:r>
    </w:p>
    <w:p w:rsidR="008415D1" w:rsidRDefault="00124AEC">
      <w:pPr>
        <w:spacing w:line="300" w:lineRule="auto"/>
        <w:rPr>
          <w:szCs w:val="24"/>
        </w:rPr>
      </w:pPr>
      <w:r>
        <w:rPr>
          <w:szCs w:val="24"/>
        </w:rPr>
        <w:t>&lt;body&gt;</w:t>
      </w:r>
    </w:p>
    <w:p w:rsidR="008415D1" w:rsidRDefault="00124AEC">
      <w:pPr>
        <w:spacing w:line="300" w:lineRule="auto"/>
        <w:rPr>
          <w:szCs w:val="24"/>
        </w:rPr>
      </w:pPr>
      <w:r>
        <w:rPr>
          <w:szCs w:val="24"/>
        </w:rPr>
        <w:t>&lt;script type="text/javascript"&gt;</w:t>
      </w:r>
    </w:p>
    <w:p w:rsidR="008415D1" w:rsidRDefault="008415D1">
      <w:pPr>
        <w:spacing w:line="300" w:lineRule="auto"/>
        <w:rPr>
          <w:szCs w:val="24"/>
        </w:rPr>
      </w:pPr>
    </w:p>
    <w:p w:rsidR="008415D1" w:rsidRDefault="00124AEC">
      <w:pPr>
        <w:spacing w:line="300" w:lineRule="auto"/>
        <w:rPr>
          <w:szCs w:val="24"/>
        </w:rPr>
      </w:pPr>
      <w:r>
        <w:rPr>
          <w:szCs w:val="24"/>
        </w:rPr>
        <w:t xml:space="preserve">  $(function() {  </w:t>
      </w:r>
    </w:p>
    <w:p w:rsidR="008415D1" w:rsidRDefault="00124AEC">
      <w:pPr>
        <w:spacing w:line="300" w:lineRule="auto"/>
        <w:rPr>
          <w:szCs w:val="24"/>
        </w:rPr>
      </w:pPr>
      <w:r>
        <w:rPr>
          <w:szCs w:val="24"/>
        </w:rPr>
        <w:t xml:space="preserve">      $.ajax({</w:t>
      </w:r>
    </w:p>
    <w:p w:rsidR="008415D1" w:rsidRDefault="00124AEC">
      <w:pPr>
        <w:spacing w:line="300" w:lineRule="auto"/>
        <w:rPr>
          <w:szCs w:val="24"/>
        </w:rPr>
      </w:pPr>
      <w:r>
        <w:rPr>
          <w:szCs w:val="24"/>
        </w:rPr>
        <w:t xml:space="preserve">          url : "/BN1/courselist",</w:t>
      </w:r>
    </w:p>
    <w:p w:rsidR="008415D1" w:rsidRDefault="00124AEC">
      <w:pPr>
        <w:spacing w:line="300" w:lineRule="auto"/>
        <w:rPr>
          <w:szCs w:val="24"/>
        </w:rPr>
      </w:pPr>
      <w:r>
        <w:rPr>
          <w:szCs w:val="24"/>
        </w:rPr>
        <w:t xml:space="preserve">          dataType : "json",</w:t>
      </w:r>
    </w:p>
    <w:p w:rsidR="008415D1" w:rsidRDefault="00124AEC">
      <w:pPr>
        <w:spacing w:line="300" w:lineRule="auto"/>
        <w:rPr>
          <w:szCs w:val="24"/>
        </w:rPr>
      </w:pPr>
      <w:r>
        <w:rPr>
          <w:szCs w:val="24"/>
        </w:rPr>
        <w:t xml:space="preserve">          type : "post",</w:t>
      </w:r>
    </w:p>
    <w:p w:rsidR="008415D1" w:rsidRDefault="00124AEC">
      <w:pPr>
        <w:spacing w:line="300" w:lineRule="auto"/>
        <w:rPr>
          <w:szCs w:val="24"/>
        </w:rPr>
      </w:pPr>
      <w:r>
        <w:rPr>
          <w:szCs w:val="24"/>
        </w:rPr>
        <w:t xml:space="preserve">          async:false,</w:t>
      </w:r>
    </w:p>
    <w:p w:rsidR="008415D1" w:rsidRDefault="00124AEC">
      <w:pPr>
        <w:spacing w:line="300" w:lineRule="auto"/>
        <w:rPr>
          <w:szCs w:val="24"/>
        </w:rPr>
      </w:pPr>
      <w:r>
        <w:rPr>
          <w:szCs w:val="24"/>
        </w:rPr>
        <w:t xml:space="preserve">          success : showresult,</w:t>
      </w:r>
    </w:p>
    <w:p w:rsidR="008415D1" w:rsidRDefault="00124AEC">
      <w:pPr>
        <w:spacing w:line="300" w:lineRule="auto"/>
        <w:rPr>
          <w:szCs w:val="24"/>
        </w:rPr>
      </w:pPr>
      <w:r>
        <w:rPr>
          <w:szCs w:val="24"/>
        </w:rPr>
        <w:t xml:space="preserve">          error : function(){</w:t>
      </w:r>
    </w:p>
    <w:p w:rsidR="008415D1" w:rsidRDefault="00124AEC">
      <w:pPr>
        <w:spacing w:line="300" w:lineRule="auto"/>
        <w:rPr>
          <w:szCs w:val="24"/>
        </w:rPr>
      </w:pPr>
      <w:r>
        <w:rPr>
          <w:szCs w:val="24"/>
        </w:rPr>
        <w:t xml:space="preserve">        </w:t>
      </w:r>
      <w:r>
        <w:rPr>
          <w:szCs w:val="24"/>
        </w:rPr>
        <w:tab/>
        <w:t xml:space="preserve">  alert("error");</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lastRenderedPageBreak/>
        <w:t xml:space="preserve">    });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showresult(jsonto) {</w:t>
      </w:r>
    </w:p>
    <w:p w:rsidR="008415D1" w:rsidRDefault="00124AEC">
      <w:pPr>
        <w:spacing w:line="300" w:lineRule="auto"/>
        <w:rPr>
          <w:szCs w:val="24"/>
        </w:rPr>
      </w:pPr>
      <w:r>
        <w:rPr>
          <w:szCs w:val="24"/>
        </w:rPr>
        <w:t xml:space="preserve">    </w:t>
      </w:r>
      <w:r>
        <w:rPr>
          <w:szCs w:val="24"/>
        </w:rPr>
        <w:tab/>
        <w:t>if(jsonto!=null){</w:t>
      </w:r>
    </w:p>
    <w:p w:rsidR="008415D1" w:rsidRDefault="00124AEC">
      <w:pPr>
        <w:spacing w:line="300" w:lineRule="auto"/>
        <w:rPr>
          <w:szCs w:val="24"/>
        </w:rPr>
      </w:pPr>
      <w:r>
        <w:rPr>
          <w:rFonts w:hint="eastAsia"/>
          <w:szCs w:val="24"/>
        </w:rPr>
        <w:t xml:space="preserve">    </w:t>
      </w:r>
      <w:r>
        <w:rPr>
          <w:rFonts w:hint="eastAsia"/>
          <w:szCs w:val="24"/>
        </w:rPr>
        <w:tab/>
      </w:r>
      <w:r>
        <w:rPr>
          <w:rFonts w:hint="eastAsia"/>
          <w:szCs w:val="24"/>
        </w:rPr>
        <w:tab/>
        <w:t>var str="&lt;thead&gt;&lt;tr&gt;&lt;th&gt;</w:t>
      </w:r>
      <w:r>
        <w:rPr>
          <w:rFonts w:hint="eastAsia"/>
          <w:szCs w:val="24"/>
        </w:rPr>
        <w:t>课程</w:t>
      </w:r>
      <w:r>
        <w:rPr>
          <w:rFonts w:hint="eastAsia"/>
          <w:szCs w:val="24"/>
        </w:rPr>
        <w:t>id&lt;th&gt;</w:t>
      </w:r>
      <w:r>
        <w:rPr>
          <w:rFonts w:hint="eastAsia"/>
          <w:szCs w:val="24"/>
        </w:rPr>
        <w:t>课程名称</w:t>
      </w:r>
      <w:r>
        <w:rPr>
          <w:rFonts w:hint="eastAsia"/>
          <w:szCs w:val="24"/>
        </w:rPr>
        <w:t>&lt;th&gt;</w:t>
      </w:r>
      <w:r>
        <w:rPr>
          <w:rFonts w:hint="eastAsia"/>
          <w:szCs w:val="24"/>
        </w:rPr>
        <w:t>教师姓名</w:t>
      </w:r>
      <w:r>
        <w:rPr>
          <w:rFonts w:hint="eastAsia"/>
          <w:szCs w:val="24"/>
        </w:rPr>
        <w:t xml:space="preserve">&lt;/tr&gt;&lt;/thead&gt;&lt;tbody&gt;"; </w:t>
      </w:r>
    </w:p>
    <w:p w:rsidR="008415D1" w:rsidRDefault="00124AEC">
      <w:pPr>
        <w:spacing w:line="300" w:lineRule="auto"/>
        <w:rPr>
          <w:szCs w:val="24"/>
        </w:rPr>
      </w:pPr>
      <w:r>
        <w:rPr>
          <w:szCs w:val="24"/>
        </w:rPr>
        <w:t xml:space="preserve">    </w:t>
      </w:r>
      <w:r>
        <w:rPr>
          <w:szCs w:val="24"/>
        </w:rPr>
        <w:tab/>
        <w:t xml:space="preserve">    $.each( jsonto, function(index,content){</w:t>
      </w:r>
    </w:p>
    <w:p w:rsidR="008415D1" w:rsidRDefault="00124AEC">
      <w:pPr>
        <w:spacing w:line="300" w:lineRule="auto"/>
        <w:rPr>
          <w:szCs w:val="24"/>
        </w:rPr>
      </w:pPr>
      <w:r>
        <w:rPr>
          <w:szCs w:val="24"/>
        </w:rPr>
        <w:t xml:space="preserve">    </w:t>
      </w:r>
      <w:r>
        <w:rPr>
          <w:szCs w:val="24"/>
        </w:rPr>
        <w:tab/>
        <w:t xml:space="preserve">    </w:t>
      </w:r>
      <w:r>
        <w:rPr>
          <w:szCs w:val="24"/>
        </w:rPr>
        <w:tab/>
        <w:t> str+="&lt;tr target='sid_user' rel='"+content.id+"'&gt;&lt;td&gt;"+content.id+"&lt;/td&gt;&lt;td&gt;"+content.name+"&lt;/td&gt;";</w:t>
      </w:r>
    </w:p>
    <w:p w:rsidR="008415D1" w:rsidRDefault="00124AEC">
      <w:pPr>
        <w:spacing w:line="300" w:lineRule="auto"/>
        <w:rPr>
          <w:szCs w:val="24"/>
        </w:rPr>
      </w:pPr>
      <w:r>
        <w:rPr>
          <w:szCs w:val="24"/>
        </w:rPr>
        <w:t xml:space="preserve">    </w:t>
      </w:r>
      <w:r>
        <w:rPr>
          <w:szCs w:val="24"/>
        </w:rPr>
        <w:tab/>
        <w:t xml:space="preserve">    </w:t>
      </w:r>
      <w:r>
        <w:rPr>
          <w:szCs w:val="24"/>
        </w:rPr>
        <w:tab/>
        <w:t xml:space="preserve"> str+="&lt;td&gt;"+content.teacher+"&lt;/td&gt;&lt;/tr&gt;"</w:t>
      </w:r>
    </w:p>
    <w:p w:rsidR="008415D1" w:rsidRDefault="00124AEC">
      <w:pPr>
        <w:spacing w:line="300" w:lineRule="auto"/>
        <w:rPr>
          <w:szCs w:val="24"/>
        </w:rPr>
      </w:pPr>
      <w:r>
        <w:rPr>
          <w:szCs w:val="24"/>
        </w:rPr>
        <w:t xml:space="preserve">  </w:t>
      </w:r>
      <w:r>
        <w:rPr>
          <w:szCs w:val="24"/>
        </w:rPr>
        <w:tab/>
      </w:r>
      <w:r>
        <w:rPr>
          <w:szCs w:val="24"/>
        </w:rPr>
        <w:tab/>
      </w:r>
      <w:r>
        <w:rPr>
          <w:szCs w:val="24"/>
        </w:rPr>
        <w:tab/>
        <w:t xml:space="preserve">     });</w:t>
      </w:r>
    </w:p>
    <w:p w:rsidR="008415D1" w:rsidRDefault="00124AEC">
      <w:pPr>
        <w:spacing w:line="300" w:lineRule="auto"/>
        <w:rPr>
          <w:szCs w:val="24"/>
        </w:rPr>
      </w:pPr>
      <w:r>
        <w:rPr>
          <w:szCs w:val="24"/>
        </w:rPr>
        <w:t xml:space="preserve">    </w:t>
      </w:r>
      <w:r>
        <w:rPr>
          <w:szCs w:val="24"/>
        </w:rPr>
        <w:tab/>
        <w:t xml:space="preserve">    str+="&lt;/tbody&gt;"</w:t>
      </w:r>
    </w:p>
    <w:p w:rsidR="008415D1" w:rsidRDefault="00124AEC">
      <w:pPr>
        <w:spacing w:line="300" w:lineRule="auto"/>
        <w:rPr>
          <w:szCs w:val="24"/>
        </w:rPr>
      </w:pPr>
      <w:r>
        <w:rPr>
          <w:szCs w:val="24"/>
        </w:rPr>
        <w:t xml:space="preserve">    </w:t>
      </w:r>
      <w:r>
        <w:rPr>
          <w:szCs w:val="24"/>
        </w:rPr>
        <w:tab/>
        <w:t xml:space="preserve">    document.getElementById("table1").innerHTML=str; </w:t>
      </w:r>
    </w:p>
    <w:p w:rsidR="008415D1" w:rsidRDefault="00124AEC">
      <w:pPr>
        <w:spacing w:line="300" w:lineRule="auto"/>
        <w:rPr>
          <w:szCs w:val="24"/>
        </w:rPr>
      </w:pPr>
      <w:r>
        <w:rPr>
          <w:szCs w:val="24"/>
        </w:rPr>
        <w:t xml:space="preserve">    </w:t>
      </w:r>
      <w:r>
        <w:rPr>
          <w:szCs w:val="24"/>
        </w:rPr>
        <w:tab/>
        <w:t xml:space="preserve">    }else{</w:t>
      </w:r>
    </w:p>
    <w:p w:rsidR="008415D1" w:rsidRDefault="00124AEC">
      <w:pPr>
        <w:spacing w:line="300" w:lineRule="auto"/>
        <w:rPr>
          <w:szCs w:val="24"/>
        </w:rPr>
      </w:pPr>
      <w:r>
        <w:rPr>
          <w:szCs w:val="24"/>
        </w:rPr>
        <w:t xml:space="preserve">    </w:t>
      </w:r>
      <w:r>
        <w:rPr>
          <w:szCs w:val="24"/>
        </w:rPr>
        <w:tab/>
        <w:t xml:space="preserve">    </w:t>
      </w:r>
      <w:r>
        <w:rPr>
          <w:szCs w:val="24"/>
        </w:rPr>
        <w:tab/>
        <w:t>alert("null");</w:t>
      </w:r>
    </w:p>
    <w:p w:rsidR="008415D1" w:rsidRDefault="00124AEC">
      <w:pPr>
        <w:spacing w:line="300" w:lineRule="auto"/>
        <w:rPr>
          <w:szCs w:val="24"/>
        </w:rPr>
      </w:pPr>
      <w:r>
        <w:rPr>
          <w:szCs w:val="24"/>
        </w:rPr>
        <w:t xml:space="preserve">    </w:t>
      </w:r>
      <w:r>
        <w:rPr>
          <w:szCs w:val="24"/>
        </w:rPr>
        <w:tab/>
        <w:t xml:space="preserve">    </w:t>
      </w:r>
      <w:r>
        <w:rPr>
          <w:szCs w:val="24"/>
        </w:rPr>
        <w:tab/>
        <w:t>}</w:t>
      </w:r>
    </w:p>
    <w:p w:rsidR="008415D1" w:rsidRDefault="00124AEC">
      <w:pPr>
        <w:spacing w:line="300" w:lineRule="auto"/>
        <w:rPr>
          <w:szCs w:val="24"/>
        </w:rPr>
      </w:pPr>
      <w:r>
        <w:rPr>
          <w:szCs w:val="24"/>
        </w:rPr>
        <w:t xml:space="preserve">    </w:t>
      </w:r>
      <w:r>
        <w:rPr>
          <w:szCs w:val="24"/>
        </w:rPr>
        <w:tab/>
        <w:t>}</w:t>
      </w:r>
    </w:p>
    <w:p w:rsidR="008415D1" w:rsidRDefault="00124AEC">
      <w:pPr>
        <w:spacing w:line="300" w:lineRule="auto"/>
        <w:rPr>
          <w:szCs w:val="24"/>
        </w:rPr>
      </w:pPr>
      <w:r>
        <w:rPr>
          <w:szCs w:val="24"/>
        </w:rPr>
        <w:t>&lt;/script&gt;</w:t>
      </w:r>
    </w:p>
    <w:p w:rsidR="008415D1" w:rsidRDefault="00124AEC">
      <w:pPr>
        <w:spacing w:line="300" w:lineRule="auto"/>
        <w:rPr>
          <w:szCs w:val="24"/>
        </w:rPr>
      </w:pPr>
      <w:r>
        <w:rPr>
          <w:szCs w:val="24"/>
        </w:rPr>
        <w:t>&lt;form method='post' action='' class='ageForm required-validate' onsubmit='return validateCallback(this, navTabAjaxDone)'&gt;</w:t>
      </w:r>
    </w:p>
    <w:p w:rsidR="008415D1" w:rsidRDefault="00124AEC">
      <w:pPr>
        <w:spacing w:line="300" w:lineRule="auto"/>
        <w:rPr>
          <w:szCs w:val="24"/>
        </w:rPr>
      </w:pPr>
      <w:r>
        <w:rPr>
          <w:szCs w:val="24"/>
        </w:rPr>
        <w:tab/>
        <w:t>&lt;div class='panelBar'&gt;</w:t>
      </w:r>
    </w:p>
    <w:p w:rsidR="008415D1" w:rsidRDefault="00124AEC">
      <w:pPr>
        <w:spacing w:line="300" w:lineRule="auto"/>
        <w:rPr>
          <w:szCs w:val="24"/>
        </w:rPr>
      </w:pPr>
      <w:r>
        <w:rPr>
          <w:szCs w:val="24"/>
        </w:rPr>
        <w:tab/>
      </w:r>
      <w:r>
        <w:rPr>
          <w:szCs w:val="24"/>
        </w:rPr>
        <w:tab/>
        <w:t>&lt;ul class='toolBar'&gt;</w:t>
      </w:r>
    </w:p>
    <w:p w:rsidR="008415D1" w:rsidRDefault="00124AEC">
      <w:pPr>
        <w:spacing w:line="300" w:lineRule="auto"/>
        <w:rPr>
          <w:szCs w:val="24"/>
        </w:rPr>
      </w:pPr>
      <w:r>
        <w:rPr>
          <w:rFonts w:hint="eastAsia"/>
          <w:szCs w:val="24"/>
        </w:rPr>
        <w:tab/>
      </w:r>
      <w:r>
        <w:rPr>
          <w:rFonts w:hint="eastAsia"/>
          <w:szCs w:val="24"/>
        </w:rPr>
        <w:tab/>
      </w:r>
      <w:r>
        <w:rPr>
          <w:rFonts w:hint="eastAsia"/>
          <w:szCs w:val="24"/>
        </w:rPr>
        <w:tab/>
        <w:t>&lt;li&gt;&lt;a class='add' href='ISaddcourse.html' target='navTab'&gt;&lt;span&gt;</w:t>
      </w:r>
      <w:r>
        <w:rPr>
          <w:rFonts w:hint="eastAsia"/>
          <w:szCs w:val="24"/>
        </w:rPr>
        <w:t>新增课程</w:t>
      </w:r>
      <w:r>
        <w:rPr>
          <w:rFonts w:hint="eastAsia"/>
          <w:szCs w:val="24"/>
        </w:rPr>
        <w:t>&lt;/span&gt;&lt;/a&gt;&lt;/li&gt;</w:t>
      </w:r>
    </w:p>
    <w:p w:rsidR="008415D1" w:rsidRDefault="00124AEC">
      <w:pPr>
        <w:spacing w:line="300" w:lineRule="auto"/>
        <w:rPr>
          <w:szCs w:val="24"/>
        </w:rPr>
      </w:pPr>
      <w:r>
        <w:rPr>
          <w:rFonts w:hint="eastAsia"/>
          <w:szCs w:val="24"/>
        </w:rPr>
        <w:tab/>
      </w:r>
      <w:r>
        <w:rPr>
          <w:rFonts w:hint="eastAsia"/>
          <w:szCs w:val="24"/>
        </w:rPr>
        <w:tab/>
      </w:r>
      <w:r>
        <w:rPr>
          <w:rFonts w:hint="eastAsia"/>
          <w:szCs w:val="24"/>
        </w:rPr>
        <w:tab/>
        <w:t>&lt;li&gt;&lt;a class='delete' href='/BN1/deletecourseinfo?uid={sid_user}' target='ajaxTodo' title='</w:t>
      </w:r>
      <w:r>
        <w:rPr>
          <w:rFonts w:hint="eastAsia"/>
          <w:szCs w:val="24"/>
        </w:rPr>
        <w:t>确定要删除该课程</w:t>
      </w:r>
      <w:r>
        <w:rPr>
          <w:rFonts w:hint="eastAsia"/>
          <w:szCs w:val="24"/>
        </w:rPr>
        <w:t>?'&gt;&lt;span&gt;</w:t>
      </w:r>
      <w:r>
        <w:rPr>
          <w:rFonts w:hint="eastAsia"/>
          <w:szCs w:val="24"/>
        </w:rPr>
        <w:t>删除课程</w:t>
      </w:r>
      <w:r>
        <w:rPr>
          <w:rFonts w:hint="eastAsia"/>
          <w:szCs w:val="24"/>
        </w:rPr>
        <w:t>&lt;/span&gt;&lt;/a&gt;&lt;/li&gt;</w:t>
      </w:r>
    </w:p>
    <w:p w:rsidR="008415D1" w:rsidRDefault="00124AEC">
      <w:pPr>
        <w:spacing w:line="300" w:lineRule="auto"/>
        <w:rPr>
          <w:szCs w:val="24"/>
        </w:rPr>
      </w:pPr>
      <w:r>
        <w:rPr>
          <w:szCs w:val="24"/>
        </w:rPr>
        <w:tab/>
      </w:r>
      <w:r>
        <w:rPr>
          <w:szCs w:val="24"/>
        </w:rPr>
        <w:tab/>
        <w:t>&lt;/ul&gt;</w:t>
      </w:r>
    </w:p>
    <w:p w:rsidR="008415D1" w:rsidRDefault="00124AEC">
      <w:pPr>
        <w:spacing w:line="300" w:lineRule="auto"/>
        <w:rPr>
          <w:szCs w:val="24"/>
        </w:rPr>
      </w:pPr>
      <w:r>
        <w:rPr>
          <w:szCs w:val="24"/>
        </w:rPr>
        <w:tab/>
        <w:t>&lt;/div&gt;</w:t>
      </w:r>
    </w:p>
    <w:p w:rsidR="008415D1" w:rsidRDefault="00124AEC">
      <w:pPr>
        <w:spacing w:line="300" w:lineRule="auto"/>
        <w:rPr>
          <w:szCs w:val="24"/>
        </w:rPr>
      </w:pPr>
      <w:r>
        <w:rPr>
          <w:szCs w:val="24"/>
        </w:rPr>
        <w:lastRenderedPageBreak/>
        <w:tab/>
        <w:t>&lt;div id='div'&gt;</w:t>
      </w:r>
    </w:p>
    <w:p w:rsidR="008415D1" w:rsidRDefault="00124AEC">
      <w:pPr>
        <w:spacing w:line="300" w:lineRule="auto"/>
        <w:rPr>
          <w:szCs w:val="24"/>
        </w:rPr>
      </w:pPr>
      <w:r>
        <w:rPr>
          <w:szCs w:val="24"/>
        </w:rPr>
        <w:tab/>
      </w:r>
      <w:r>
        <w:rPr>
          <w:szCs w:val="24"/>
        </w:rPr>
        <w:tab/>
        <w:t>&lt;table id='table1'class='table' width='100%' layoutH='56'&gt;</w:t>
      </w:r>
    </w:p>
    <w:p w:rsidR="008415D1" w:rsidRDefault="00124AEC">
      <w:pPr>
        <w:spacing w:line="300" w:lineRule="auto"/>
        <w:rPr>
          <w:szCs w:val="24"/>
        </w:rPr>
      </w:pPr>
      <w:r>
        <w:rPr>
          <w:szCs w:val="24"/>
        </w:rPr>
        <w:tab/>
      </w:r>
      <w:r>
        <w:rPr>
          <w:szCs w:val="24"/>
        </w:rPr>
        <w:tab/>
        <w:t>&lt;/table&gt;</w:t>
      </w:r>
    </w:p>
    <w:p w:rsidR="008415D1" w:rsidRDefault="00124AEC">
      <w:pPr>
        <w:spacing w:line="300" w:lineRule="auto"/>
        <w:rPr>
          <w:szCs w:val="24"/>
        </w:rPr>
      </w:pPr>
      <w:r>
        <w:rPr>
          <w:szCs w:val="24"/>
        </w:rPr>
        <w:tab/>
        <w:t xml:space="preserve">&lt;/div&gt; </w:t>
      </w:r>
    </w:p>
    <w:p w:rsidR="008415D1" w:rsidRDefault="00124AEC">
      <w:pPr>
        <w:spacing w:line="300" w:lineRule="auto"/>
        <w:rPr>
          <w:szCs w:val="24"/>
        </w:rPr>
      </w:pPr>
      <w:r>
        <w:rPr>
          <w:szCs w:val="24"/>
        </w:rPr>
        <w:t>&lt;/form&gt;</w:t>
      </w:r>
    </w:p>
    <w:p w:rsidR="008415D1" w:rsidRDefault="00124AEC">
      <w:pPr>
        <w:spacing w:line="300" w:lineRule="auto"/>
        <w:rPr>
          <w:szCs w:val="24"/>
        </w:rPr>
      </w:pPr>
      <w:r>
        <w:rPr>
          <w:szCs w:val="24"/>
        </w:rPr>
        <w:t>&lt;/body&gt;</w:t>
      </w:r>
    </w:p>
    <w:p w:rsidR="008415D1" w:rsidRDefault="00124AEC">
      <w:pPr>
        <w:spacing w:line="300" w:lineRule="auto"/>
        <w:rPr>
          <w:szCs w:val="24"/>
        </w:rPr>
      </w:pPr>
      <w:r>
        <w:rPr>
          <w:szCs w:val="24"/>
        </w:rPr>
        <w:t>&lt;/html&gt;</w:t>
      </w:r>
    </w:p>
    <w:p w:rsidR="008415D1" w:rsidRDefault="00124AEC">
      <w:pPr>
        <w:spacing w:line="300" w:lineRule="auto"/>
        <w:rPr>
          <w:szCs w:val="24"/>
        </w:rPr>
      </w:pPr>
      <w:r>
        <w:rPr>
          <w:rFonts w:hint="eastAsia"/>
          <w:szCs w:val="24"/>
        </w:rPr>
        <w:t>3</w:t>
      </w:r>
      <w:r>
        <w:rPr>
          <w:rFonts w:hint="eastAsia"/>
          <w:szCs w:val="24"/>
        </w:rPr>
        <w:t>、</w:t>
      </w:r>
      <w:r>
        <w:rPr>
          <w:rFonts w:hint="eastAsia"/>
          <w:szCs w:val="24"/>
        </w:rPr>
        <w:t>ISteacherinfo.html</w:t>
      </w:r>
    </w:p>
    <w:p w:rsidR="008415D1" w:rsidRDefault="00124AEC">
      <w:pPr>
        <w:autoSpaceDE w:val="0"/>
        <w:autoSpaceDN w:val="0"/>
        <w:adjustRightInd w:val="0"/>
        <w:jc w:val="left"/>
        <w:rPr>
          <w:szCs w:val="24"/>
        </w:rPr>
      </w:pPr>
      <w:r>
        <w:rPr>
          <w:szCs w:val="24"/>
        </w:rPr>
        <w:t>&lt;script type="text/javascript"&gt;</w:t>
      </w:r>
    </w:p>
    <w:p w:rsidR="008415D1" w:rsidRDefault="00124AEC">
      <w:pPr>
        <w:autoSpaceDE w:val="0"/>
        <w:autoSpaceDN w:val="0"/>
        <w:adjustRightInd w:val="0"/>
        <w:jc w:val="left"/>
        <w:rPr>
          <w:szCs w:val="24"/>
        </w:rPr>
      </w:pPr>
      <w:r>
        <w:rPr>
          <w:szCs w:val="24"/>
        </w:rPr>
        <w:tab/>
        <w:t xml:space="preserve">$(function() { </w:t>
      </w:r>
    </w:p>
    <w:p w:rsidR="008415D1" w:rsidRDefault="00124AEC">
      <w:pPr>
        <w:autoSpaceDE w:val="0"/>
        <w:autoSpaceDN w:val="0"/>
        <w:adjustRightInd w:val="0"/>
        <w:jc w:val="left"/>
        <w:rPr>
          <w:szCs w:val="24"/>
        </w:rPr>
      </w:pPr>
      <w:r>
        <w:rPr>
          <w:szCs w:val="24"/>
        </w:rPr>
        <w:t xml:space="preserve">        $.ajax({</w:t>
      </w:r>
    </w:p>
    <w:p w:rsidR="008415D1" w:rsidRDefault="00124AEC">
      <w:pPr>
        <w:autoSpaceDE w:val="0"/>
        <w:autoSpaceDN w:val="0"/>
        <w:adjustRightInd w:val="0"/>
        <w:jc w:val="left"/>
        <w:rPr>
          <w:szCs w:val="24"/>
        </w:rPr>
      </w:pPr>
      <w:r>
        <w:rPr>
          <w:szCs w:val="24"/>
        </w:rPr>
        <w:t xml:space="preserve">            url : "/BN1/teacherinfo",</w:t>
      </w:r>
    </w:p>
    <w:p w:rsidR="008415D1" w:rsidRDefault="00124AEC">
      <w:pPr>
        <w:autoSpaceDE w:val="0"/>
        <w:autoSpaceDN w:val="0"/>
        <w:adjustRightInd w:val="0"/>
        <w:jc w:val="left"/>
        <w:rPr>
          <w:szCs w:val="24"/>
        </w:rPr>
      </w:pPr>
      <w:r>
        <w:rPr>
          <w:szCs w:val="24"/>
        </w:rPr>
        <w:t xml:space="preserve">            dataType : "json",</w:t>
      </w:r>
    </w:p>
    <w:p w:rsidR="008415D1" w:rsidRDefault="00124AEC">
      <w:pPr>
        <w:autoSpaceDE w:val="0"/>
        <w:autoSpaceDN w:val="0"/>
        <w:adjustRightInd w:val="0"/>
        <w:jc w:val="left"/>
        <w:rPr>
          <w:szCs w:val="24"/>
        </w:rPr>
      </w:pPr>
      <w:r>
        <w:rPr>
          <w:szCs w:val="24"/>
        </w:rPr>
        <w:t xml:space="preserve">            type : "post",</w:t>
      </w:r>
    </w:p>
    <w:p w:rsidR="008415D1" w:rsidRDefault="00124AEC">
      <w:pPr>
        <w:autoSpaceDE w:val="0"/>
        <w:autoSpaceDN w:val="0"/>
        <w:adjustRightInd w:val="0"/>
        <w:jc w:val="left"/>
        <w:rPr>
          <w:szCs w:val="24"/>
        </w:rPr>
      </w:pPr>
      <w:r>
        <w:rPr>
          <w:szCs w:val="24"/>
        </w:rPr>
        <w:t xml:space="preserve">            async:false,</w:t>
      </w:r>
    </w:p>
    <w:p w:rsidR="008415D1" w:rsidRDefault="00124AEC">
      <w:pPr>
        <w:autoSpaceDE w:val="0"/>
        <w:autoSpaceDN w:val="0"/>
        <w:adjustRightInd w:val="0"/>
        <w:jc w:val="left"/>
        <w:rPr>
          <w:szCs w:val="24"/>
        </w:rPr>
      </w:pPr>
      <w:r>
        <w:rPr>
          <w:szCs w:val="24"/>
        </w:rPr>
        <w:t xml:space="preserve">            success : showresult,</w:t>
      </w:r>
    </w:p>
    <w:p w:rsidR="008415D1" w:rsidRDefault="00124AEC">
      <w:pPr>
        <w:autoSpaceDE w:val="0"/>
        <w:autoSpaceDN w:val="0"/>
        <w:adjustRightInd w:val="0"/>
        <w:jc w:val="left"/>
        <w:rPr>
          <w:szCs w:val="24"/>
        </w:rPr>
      </w:pPr>
      <w:r>
        <w:rPr>
          <w:szCs w:val="24"/>
        </w:rPr>
        <w:t xml:space="preserve">            error : function() {</w:t>
      </w:r>
    </w:p>
    <w:p w:rsidR="008415D1" w:rsidRDefault="00124AEC">
      <w:pPr>
        <w:autoSpaceDE w:val="0"/>
        <w:autoSpaceDN w:val="0"/>
        <w:adjustRightInd w:val="0"/>
        <w:jc w:val="left"/>
        <w:rPr>
          <w:szCs w:val="24"/>
        </w:rPr>
      </w:pPr>
      <w:r>
        <w:rPr>
          <w:szCs w:val="24"/>
        </w:rPr>
        <w:t xml:space="preserve">                alert("error");</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8415D1">
      <w:pPr>
        <w:autoSpaceDE w:val="0"/>
        <w:autoSpaceDN w:val="0"/>
        <w:adjustRightInd w:val="0"/>
        <w:jc w:val="left"/>
        <w:rPr>
          <w:szCs w:val="24"/>
        </w:rPr>
      </w:pPr>
    </w:p>
    <w:p w:rsidR="008415D1" w:rsidRDefault="00124AEC">
      <w:pPr>
        <w:autoSpaceDE w:val="0"/>
        <w:autoSpaceDN w:val="0"/>
        <w:adjustRightInd w:val="0"/>
        <w:jc w:val="left"/>
        <w:rPr>
          <w:szCs w:val="24"/>
        </w:rPr>
      </w:pPr>
      <w:r>
        <w:rPr>
          <w:szCs w:val="24"/>
        </w:rPr>
        <w:t xml:space="preserve">    function showresult(jsonto) {</w:t>
      </w:r>
    </w:p>
    <w:p w:rsidR="008415D1" w:rsidRDefault="00124AEC">
      <w:pPr>
        <w:autoSpaceDE w:val="0"/>
        <w:autoSpaceDN w:val="0"/>
        <w:adjustRightInd w:val="0"/>
        <w:jc w:val="left"/>
        <w:rPr>
          <w:szCs w:val="24"/>
        </w:rPr>
      </w:pPr>
      <w:r>
        <w:rPr>
          <w:szCs w:val="24"/>
        </w:rPr>
        <w:t xml:space="preserve">    </w:t>
      </w:r>
      <w:r>
        <w:rPr>
          <w:szCs w:val="24"/>
        </w:rPr>
        <w:tab/>
        <w:t>if(jsonto!=null){</w:t>
      </w:r>
    </w:p>
    <w:p w:rsidR="008415D1" w:rsidRDefault="00124AEC">
      <w:pPr>
        <w:autoSpaceDE w:val="0"/>
        <w:autoSpaceDN w:val="0"/>
        <w:adjustRightInd w:val="0"/>
        <w:jc w:val="left"/>
        <w:rPr>
          <w:szCs w:val="24"/>
        </w:rPr>
      </w:pPr>
      <w:r>
        <w:rPr>
          <w:szCs w:val="24"/>
        </w:rPr>
        <w:t xml:space="preserve">    </w:t>
      </w:r>
      <w:r>
        <w:rPr>
          <w:szCs w:val="24"/>
        </w:rPr>
        <w:tab/>
      </w:r>
      <w:r>
        <w:rPr>
          <w:szCs w:val="24"/>
        </w:rPr>
        <w:tab/>
        <w:t>var str="";</w:t>
      </w:r>
    </w:p>
    <w:p w:rsidR="008415D1" w:rsidRDefault="00124AEC">
      <w:pPr>
        <w:autoSpaceDE w:val="0"/>
        <w:autoSpaceDN w:val="0"/>
        <w:adjustRightInd w:val="0"/>
        <w:jc w:val="left"/>
        <w:rPr>
          <w:szCs w:val="24"/>
        </w:rPr>
      </w:pPr>
      <w:r>
        <w:rPr>
          <w:szCs w:val="24"/>
        </w:rPr>
        <w:t xml:space="preserve">    </w:t>
      </w:r>
      <w:r>
        <w:rPr>
          <w:szCs w:val="24"/>
        </w:rPr>
        <w:tab/>
        <w:t xml:space="preserve">    $.each( jsonto, function(index,content){ </w:t>
      </w:r>
    </w:p>
    <w:p w:rsidR="008415D1" w:rsidRDefault="00124AEC">
      <w:pPr>
        <w:autoSpaceDE w:val="0"/>
        <w:autoSpaceDN w:val="0"/>
        <w:adjustRightInd w:val="0"/>
        <w:jc w:val="left"/>
        <w:rPr>
          <w:szCs w:val="24"/>
        </w:rPr>
      </w:pPr>
      <w:r>
        <w:rPr>
          <w:szCs w:val="24"/>
        </w:rPr>
        <w:t xml:space="preserve">    </w:t>
      </w:r>
      <w:r>
        <w:rPr>
          <w:szCs w:val="24"/>
        </w:rPr>
        <w:tab/>
        <w:t xml:space="preserve">        str+="&lt;dl&gt;&lt;dt&gt;&lt;label&gt;</w:t>
      </w:r>
      <w:r>
        <w:rPr>
          <w:szCs w:val="24"/>
        </w:rPr>
        <w:t>教师</w:t>
      </w:r>
      <w:r>
        <w:rPr>
          <w:szCs w:val="24"/>
        </w:rPr>
        <w:t>ID&lt;/label&gt;&lt;/dt&gt;&lt;dd&gt;&lt;input name='id' readonly='true' type='text' value='"+content.id+"' size='30' /&gt;&lt;/dd&gt;&lt;/dl&gt;";</w:t>
      </w:r>
    </w:p>
    <w:p w:rsidR="008415D1" w:rsidRDefault="00124AEC">
      <w:pPr>
        <w:autoSpaceDE w:val="0"/>
        <w:autoSpaceDN w:val="0"/>
        <w:adjustRightInd w:val="0"/>
        <w:jc w:val="left"/>
        <w:rPr>
          <w:szCs w:val="24"/>
        </w:rPr>
      </w:pPr>
      <w:r>
        <w:rPr>
          <w:szCs w:val="24"/>
        </w:rPr>
        <w:t xml:space="preserve">    </w:t>
      </w:r>
      <w:r>
        <w:rPr>
          <w:szCs w:val="24"/>
        </w:rPr>
        <w:tab/>
        <w:t xml:space="preserve">    </w:t>
      </w:r>
      <w:r>
        <w:rPr>
          <w:szCs w:val="24"/>
        </w:rPr>
        <w:tab/>
        <w:t>str+="&lt;dl&gt;&lt;dt&gt;&lt;label&gt;</w:t>
      </w:r>
      <w:r>
        <w:rPr>
          <w:szCs w:val="24"/>
        </w:rPr>
        <w:t>教师姓名</w:t>
      </w:r>
      <w:r>
        <w:rPr>
          <w:szCs w:val="24"/>
        </w:rPr>
        <w:t xml:space="preserve">&lt;/label&gt;&lt;/dt&gt;&lt;dd&gt;&lt;input name='name' </w:t>
      </w:r>
      <w:r>
        <w:rPr>
          <w:szCs w:val="24"/>
        </w:rPr>
        <w:lastRenderedPageBreak/>
        <w:t>readonly='true' type='text' value='"+content.name+"' size='30' /&gt;&lt;/dd&gt;&lt;/dl&gt;";</w:t>
      </w:r>
    </w:p>
    <w:p w:rsidR="008415D1" w:rsidRDefault="00124AEC">
      <w:pPr>
        <w:autoSpaceDE w:val="0"/>
        <w:autoSpaceDN w:val="0"/>
        <w:adjustRightInd w:val="0"/>
        <w:jc w:val="left"/>
        <w:rPr>
          <w:szCs w:val="24"/>
        </w:rPr>
      </w:pPr>
      <w:r>
        <w:rPr>
          <w:szCs w:val="24"/>
        </w:rPr>
        <w:t xml:space="preserve">    </w:t>
      </w:r>
      <w:r>
        <w:rPr>
          <w:szCs w:val="24"/>
        </w:rPr>
        <w:tab/>
        <w:t xml:space="preserve">    </w:t>
      </w:r>
      <w:r>
        <w:rPr>
          <w:szCs w:val="24"/>
        </w:rPr>
        <w:tab/>
        <w:t>str+="&lt;dl&gt;&lt;dt&gt;&lt;label&gt;</w:t>
      </w:r>
      <w:r>
        <w:rPr>
          <w:szCs w:val="24"/>
        </w:rPr>
        <w:t>密码</w:t>
      </w:r>
      <w:r>
        <w:rPr>
          <w:szCs w:val="24"/>
        </w:rPr>
        <w:t>&lt;/label&gt;&lt;/dt&gt;&lt;dd&gt;&lt;input name='password' type='text' value='"+content.password+"' size='30' /&gt;&lt;/dd&gt;&lt;/dl&gt;";</w:t>
      </w:r>
    </w:p>
    <w:p w:rsidR="008415D1" w:rsidRDefault="00124AEC">
      <w:pPr>
        <w:autoSpaceDE w:val="0"/>
        <w:autoSpaceDN w:val="0"/>
        <w:adjustRightInd w:val="0"/>
        <w:jc w:val="left"/>
        <w:rPr>
          <w:szCs w:val="24"/>
        </w:rPr>
      </w:pPr>
      <w:r>
        <w:rPr>
          <w:szCs w:val="24"/>
        </w:rPr>
        <w:tab/>
        <w:t xml:space="preserve">    </w:t>
      </w:r>
      <w:r>
        <w:rPr>
          <w:szCs w:val="24"/>
        </w:rPr>
        <w:tab/>
      </w:r>
      <w:r>
        <w:rPr>
          <w:szCs w:val="24"/>
        </w:rPr>
        <w:tab/>
        <w:t>str+="&lt;dl&gt;&lt;dt&gt;&lt;label&gt;</w:t>
      </w:r>
      <w:r>
        <w:rPr>
          <w:szCs w:val="24"/>
        </w:rPr>
        <w:t>联系电话</w:t>
      </w:r>
      <w:r>
        <w:rPr>
          <w:szCs w:val="24"/>
        </w:rPr>
        <w:t>&lt;/label&gt;&lt;/dt&gt;&lt;dd&gt;&lt;input name='tel' class='phone' type='text' value='"+content.tel+"' size='30' /&gt;&lt;/dd&gt;&lt;/dl&gt;";</w:t>
      </w:r>
    </w:p>
    <w:p w:rsidR="008415D1" w:rsidRDefault="00124AEC">
      <w:pPr>
        <w:autoSpaceDE w:val="0"/>
        <w:autoSpaceDN w:val="0"/>
        <w:adjustRightInd w:val="0"/>
        <w:jc w:val="left"/>
        <w:rPr>
          <w:szCs w:val="24"/>
        </w:rPr>
      </w:pPr>
      <w:r>
        <w:rPr>
          <w:szCs w:val="24"/>
        </w:rPr>
        <w:t xml:space="preserve">    </w:t>
      </w:r>
      <w:r>
        <w:rPr>
          <w:szCs w:val="24"/>
        </w:rPr>
        <w:tab/>
        <w:t xml:space="preserve">    </w:t>
      </w:r>
      <w:r>
        <w:rPr>
          <w:szCs w:val="24"/>
        </w:rPr>
        <w:tab/>
        <w:t>setCookie("assid",content.assid);</w:t>
      </w:r>
    </w:p>
    <w:p w:rsidR="008415D1" w:rsidRDefault="00124AEC">
      <w:pPr>
        <w:autoSpaceDE w:val="0"/>
        <w:autoSpaceDN w:val="0"/>
        <w:adjustRightInd w:val="0"/>
        <w:jc w:val="left"/>
        <w:rPr>
          <w:szCs w:val="24"/>
        </w:rPr>
      </w:pPr>
      <w:r>
        <w:rPr>
          <w:szCs w:val="24"/>
        </w:rPr>
        <w:t xml:space="preserve">    </w:t>
      </w:r>
      <w:r>
        <w:rPr>
          <w:szCs w:val="24"/>
        </w:rPr>
        <w:tab/>
        <w:t xml:space="preserve">    });</w:t>
      </w:r>
    </w:p>
    <w:p w:rsidR="008415D1" w:rsidRDefault="00124AEC">
      <w:pPr>
        <w:autoSpaceDE w:val="0"/>
        <w:autoSpaceDN w:val="0"/>
        <w:adjustRightInd w:val="0"/>
        <w:jc w:val="left"/>
        <w:rPr>
          <w:szCs w:val="24"/>
        </w:rPr>
      </w:pPr>
      <w:r>
        <w:rPr>
          <w:szCs w:val="24"/>
        </w:rPr>
        <w:tab/>
        <w:t xml:space="preserve">   </w:t>
      </w:r>
      <w:r>
        <w:rPr>
          <w:szCs w:val="24"/>
        </w:rPr>
        <w:tab/>
        <w:t xml:space="preserve"> document.getElementById("div1").innerHTML=str;</w:t>
      </w:r>
    </w:p>
    <w:p w:rsidR="008415D1" w:rsidRDefault="00124AEC">
      <w:pPr>
        <w:autoSpaceDE w:val="0"/>
        <w:autoSpaceDN w:val="0"/>
        <w:adjustRightInd w:val="0"/>
        <w:jc w:val="left"/>
        <w:rPr>
          <w:szCs w:val="24"/>
        </w:rPr>
      </w:pPr>
      <w:r>
        <w:rPr>
          <w:szCs w:val="24"/>
        </w:rPr>
        <w:tab/>
        <w:t xml:space="preserve">   </w:t>
      </w:r>
      <w:r>
        <w:rPr>
          <w:szCs w:val="24"/>
        </w:rPr>
        <w:tab/>
        <w:t xml:space="preserve"> }else{</w:t>
      </w:r>
    </w:p>
    <w:p w:rsidR="008415D1" w:rsidRDefault="00124AEC">
      <w:pPr>
        <w:autoSpaceDE w:val="0"/>
        <w:autoSpaceDN w:val="0"/>
        <w:adjustRightInd w:val="0"/>
        <w:jc w:val="left"/>
        <w:rPr>
          <w:szCs w:val="24"/>
        </w:rPr>
      </w:pPr>
      <w:r>
        <w:rPr>
          <w:szCs w:val="24"/>
        </w:rPr>
        <w:t xml:space="preserve">   </w:t>
      </w:r>
      <w:r>
        <w:rPr>
          <w:szCs w:val="24"/>
        </w:rPr>
        <w:tab/>
      </w:r>
      <w:r>
        <w:rPr>
          <w:szCs w:val="24"/>
        </w:rPr>
        <w:tab/>
        <w:t xml:space="preserve">  alert("null");</w:t>
      </w:r>
    </w:p>
    <w:p w:rsidR="008415D1" w:rsidRDefault="00124AEC">
      <w:pPr>
        <w:autoSpaceDE w:val="0"/>
        <w:autoSpaceDN w:val="0"/>
        <w:adjustRightInd w:val="0"/>
        <w:jc w:val="left"/>
        <w:rPr>
          <w:szCs w:val="24"/>
        </w:rPr>
      </w:pPr>
      <w:r>
        <w:rPr>
          <w:szCs w:val="24"/>
        </w:rPr>
        <w:t xml:space="preserve">   </w:t>
      </w:r>
      <w:r>
        <w:rPr>
          <w:szCs w:val="24"/>
        </w:rPr>
        <w:tab/>
      </w:r>
      <w:r>
        <w:rPr>
          <w:szCs w:val="24"/>
        </w:rPr>
        <w:tab/>
        <w:t xml:space="preserve">  }</w:t>
      </w:r>
    </w:p>
    <w:p w:rsidR="008415D1" w:rsidRDefault="00124AEC">
      <w:pPr>
        <w:autoSpaceDE w:val="0"/>
        <w:autoSpaceDN w:val="0"/>
        <w:adjustRightInd w:val="0"/>
        <w:jc w:val="left"/>
        <w:rPr>
          <w:szCs w:val="24"/>
        </w:rPr>
      </w:pPr>
      <w:r>
        <w:rPr>
          <w:szCs w:val="24"/>
        </w:rPr>
        <w:t xml:space="preserve">    </w:t>
      </w:r>
      <w:r>
        <w:rPr>
          <w:szCs w:val="24"/>
        </w:rPr>
        <w:tab/>
        <w:t>}</w:t>
      </w:r>
    </w:p>
    <w:p w:rsidR="008415D1" w:rsidRDefault="00124AEC">
      <w:pPr>
        <w:autoSpaceDE w:val="0"/>
        <w:autoSpaceDN w:val="0"/>
        <w:adjustRightInd w:val="0"/>
        <w:jc w:val="left"/>
        <w:rPr>
          <w:szCs w:val="24"/>
        </w:rPr>
      </w:pPr>
      <w:r>
        <w:rPr>
          <w:szCs w:val="24"/>
        </w:rPr>
        <w:t>&lt;/script&gt;</w:t>
      </w:r>
    </w:p>
    <w:p w:rsidR="008415D1" w:rsidRDefault="00124AEC">
      <w:pPr>
        <w:spacing w:line="300" w:lineRule="auto"/>
        <w:rPr>
          <w:szCs w:val="24"/>
        </w:rPr>
      </w:pPr>
      <w:r>
        <w:rPr>
          <w:rFonts w:hint="eastAsia"/>
          <w:szCs w:val="24"/>
        </w:rPr>
        <w:t>4</w:t>
      </w:r>
      <w:r>
        <w:rPr>
          <w:rFonts w:hint="eastAsia"/>
          <w:szCs w:val="24"/>
        </w:rPr>
        <w:t>、</w:t>
      </w:r>
      <w:r>
        <w:rPr>
          <w:rFonts w:hint="eastAsia"/>
          <w:szCs w:val="24"/>
        </w:rPr>
        <w:t>index.html</w:t>
      </w:r>
    </w:p>
    <w:p w:rsidR="008415D1" w:rsidRDefault="00124AEC">
      <w:pPr>
        <w:autoSpaceDE w:val="0"/>
        <w:autoSpaceDN w:val="0"/>
        <w:adjustRightInd w:val="0"/>
        <w:jc w:val="left"/>
        <w:rPr>
          <w:szCs w:val="24"/>
        </w:rPr>
      </w:pPr>
      <w:r>
        <w:rPr>
          <w:szCs w:val="24"/>
        </w:rPr>
        <w:t>&lt;!DOCTYPE html&gt;</w:t>
      </w:r>
    </w:p>
    <w:p w:rsidR="008415D1" w:rsidRDefault="00124AEC">
      <w:pPr>
        <w:autoSpaceDE w:val="0"/>
        <w:autoSpaceDN w:val="0"/>
        <w:adjustRightInd w:val="0"/>
        <w:jc w:val="left"/>
        <w:rPr>
          <w:szCs w:val="24"/>
        </w:rPr>
      </w:pPr>
      <w:r>
        <w:rPr>
          <w:szCs w:val="24"/>
        </w:rPr>
        <w:t>&lt;html&gt;</w:t>
      </w:r>
    </w:p>
    <w:p w:rsidR="008415D1" w:rsidRDefault="00124AEC">
      <w:pPr>
        <w:autoSpaceDE w:val="0"/>
        <w:autoSpaceDN w:val="0"/>
        <w:adjustRightInd w:val="0"/>
        <w:jc w:val="left"/>
        <w:rPr>
          <w:szCs w:val="24"/>
        </w:rPr>
      </w:pPr>
      <w:r>
        <w:rPr>
          <w:szCs w:val="24"/>
        </w:rPr>
        <w:t>&lt;head&gt;</w:t>
      </w:r>
    </w:p>
    <w:p w:rsidR="008415D1" w:rsidRDefault="00124AEC">
      <w:pPr>
        <w:autoSpaceDE w:val="0"/>
        <w:autoSpaceDN w:val="0"/>
        <w:adjustRightInd w:val="0"/>
        <w:jc w:val="left"/>
        <w:rPr>
          <w:szCs w:val="24"/>
        </w:rPr>
      </w:pPr>
      <w:r>
        <w:rPr>
          <w:szCs w:val="24"/>
        </w:rPr>
        <w:t>&lt;title&gt;Echo Chamber&lt;/title&gt;</w:t>
      </w:r>
    </w:p>
    <w:p w:rsidR="008415D1" w:rsidRDefault="00124AEC">
      <w:pPr>
        <w:autoSpaceDE w:val="0"/>
        <w:autoSpaceDN w:val="0"/>
        <w:adjustRightInd w:val="0"/>
        <w:jc w:val="left"/>
        <w:rPr>
          <w:szCs w:val="24"/>
        </w:rPr>
      </w:pPr>
      <w:r>
        <w:rPr>
          <w:szCs w:val="24"/>
        </w:rPr>
        <w:t xml:space="preserve">        &lt;meta charset="UTF-8"&gt;</w:t>
      </w:r>
    </w:p>
    <w:p w:rsidR="008415D1" w:rsidRDefault="00124AEC">
      <w:pPr>
        <w:autoSpaceDE w:val="0"/>
        <w:autoSpaceDN w:val="0"/>
        <w:adjustRightInd w:val="0"/>
        <w:jc w:val="left"/>
        <w:rPr>
          <w:szCs w:val="24"/>
        </w:rPr>
      </w:pPr>
      <w:r>
        <w:rPr>
          <w:szCs w:val="24"/>
        </w:rPr>
        <w:t xml:space="preserve">        &lt;meta name="viewport" content="width=device-width"&gt;</w:t>
      </w:r>
    </w:p>
    <w:p w:rsidR="008415D1" w:rsidRDefault="00124AEC">
      <w:pPr>
        <w:autoSpaceDE w:val="0"/>
        <w:autoSpaceDN w:val="0"/>
        <w:adjustRightInd w:val="0"/>
        <w:jc w:val="left"/>
        <w:rPr>
          <w:szCs w:val="24"/>
        </w:rPr>
      </w:pPr>
      <w:r>
        <w:rPr>
          <w:szCs w:val="24"/>
        </w:rPr>
        <w:t>&lt;/head&gt;</w:t>
      </w:r>
    </w:p>
    <w:p w:rsidR="008415D1" w:rsidRDefault="00124AEC">
      <w:pPr>
        <w:autoSpaceDE w:val="0"/>
        <w:autoSpaceDN w:val="0"/>
        <w:adjustRightInd w:val="0"/>
        <w:jc w:val="left"/>
        <w:rPr>
          <w:szCs w:val="24"/>
        </w:rPr>
      </w:pPr>
      <w:r>
        <w:rPr>
          <w:szCs w:val="24"/>
        </w:rPr>
        <w:t>&lt;body&gt;</w:t>
      </w:r>
    </w:p>
    <w:p w:rsidR="008415D1" w:rsidRDefault="00124AEC">
      <w:pPr>
        <w:autoSpaceDE w:val="0"/>
        <w:autoSpaceDN w:val="0"/>
        <w:adjustRightInd w:val="0"/>
        <w:jc w:val="left"/>
        <w:rPr>
          <w:szCs w:val="24"/>
        </w:rPr>
      </w:pPr>
      <w:r>
        <w:rPr>
          <w:szCs w:val="24"/>
        </w:rPr>
        <w:t xml:space="preserve"> </w:t>
      </w:r>
      <w:r>
        <w:rPr>
          <w:szCs w:val="24"/>
        </w:rPr>
        <w:tab/>
      </w:r>
      <w:r>
        <w:rPr>
          <w:szCs w:val="24"/>
        </w:rPr>
        <w:tab/>
        <w:t>&lt;!-- Server responses get written here --&gt;</w:t>
      </w:r>
    </w:p>
    <w:p w:rsidR="008415D1" w:rsidRDefault="00124AEC">
      <w:pPr>
        <w:autoSpaceDE w:val="0"/>
        <w:autoSpaceDN w:val="0"/>
        <w:adjustRightInd w:val="0"/>
        <w:jc w:val="left"/>
        <w:rPr>
          <w:szCs w:val="24"/>
        </w:rPr>
      </w:pPr>
      <w:r>
        <w:rPr>
          <w:szCs w:val="24"/>
        </w:rPr>
        <w:t xml:space="preserve">        &lt;div id="messages" style=" overflow:scroll; width:1150px; height:400px;"&gt;&lt;/div&gt;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&lt;div id="inputnickname"&gt;</w:t>
      </w:r>
    </w:p>
    <w:p w:rsidR="008415D1" w:rsidRDefault="00124AEC">
      <w:pPr>
        <w:autoSpaceDE w:val="0"/>
        <w:autoSpaceDN w:val="0"/>
        <w:adjustRightInd w:val="0"/>
        <w:jc w:val="left"/>
        <w:rPr>
          <w:szCs w:val="24"/>
        </w:rPr>
      </w:pPr>
      <w:r>
        <w:rPr>
          <w:szCs w:val="24"/>
        </w:rPr>
        <w:t xml:space="preserve">            &lt;span&gt;</w:t>
      </w:r>
      <w:r>
        <w:rPr>
          <w:szCs w:val="24"/>
        </w:rPr>
        <w:t>请输入本次聊天使用的昵称</w:t>
      </w:r>
      <w:r>
        <w:rPr>
          <w:szCs w:val="24"/>
        </w:rPr>
        <w:t>:&lt;/span&gt;&lt;input type="text" id="nickname"/&gt;</w:t>
      </w:r>
    </w:p>
    <w:p w:rsidR="008415D1" w:rsidRDefault="00124AEC">
      <w:pPr>
        <w:autoSpaceDE w:val="0"/>
        <w:autoSpaceDN w:val="0"/>
        <w:adjustRightInd w:val="0"/>
        <w:jc w:val="left"/>
        <w:rPr>
          <w:szCs w:val="24"/>
        </w:rPr>
      </w:pPr>
      <w:r>
        <w:rPr>
          <w:szCs w:val="24"/>
        </w:rPr>
        <w:t xml:space="preserve">            &lt;span&gt;</w:t>
      </w:r>
      <w:r>
        <w:rPr>
          <w:szCs w:val="24"/>
        </w:rPr>
        <w:t>请注意：一次聊天只能使用用一个昵称！</w:t>
      </w:r>
      <w:r>
        <w:rPr>
          <w:szCs w:val="24"/>
        </w:rPr>
        <w:t>&lt;/span&gt;</w:t>
      </w:r>
    </w:p>
    <w:p w:rsidR="008415D1" w:rsidRDefault="00124AEC">
      <w:pPr>
        <w:autoSpaceDE w:val="0"/>
        <w:autoSpaceDN w:val="0"/>
        <w:adjustRightInd w:val="0"/>
        <w:jc w:val="left"/>
        <w:rPr>
          <w:szCs w:val="24"/>
        </w:rPr>
      </w:pPr>
      <w:r>
        <w:rPr>
          <w:szCs w:val="24"/>
        </w:rPr>
        <w:lastRenderedPageBreak/>
        <w:t xml:space="preserve">            &lt;/div&gt;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&lt;p id="shownickname"&gt;&lt;/p&gt;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&lt;p&gt;&lt;/p&gt;</w:t>
      </w:r>
    </w:p>
    <w:p w:rsidR="008415D1" w:rsidRDefault="00124AEC">
      <w:pPr>
        <w:autoSpaceDE w:val="0"/>
        <w:autoSpaceDN w:val="0"/>
        <w:adjustRightInd w:val="0"/>
        <w:jc w:val="left"/>
        <w:rPr>
          <w:szCs w:val="24"/>
        </w:rPr>
      </w:pPr>
      <w:r>
        <w:rPr>
          <w:szCs w:val="24"/>
        </w:rPr>
        <w:t xml:space="preserve">            &lt;!-- &lt;span&gt;</w:t>
      </w:r>
      <w:r>
        <w:rPr>
          <w:szCs w:val="24"/>
        </w:rPr>
        <w:t>请输入聊天内容</w:t>
      </w:r>
      <w:r>
        <w:rPr>
          <w:szCs w:val="24"/>
        </w:rPr>
        <w:t>:&lt;/span&gt;&lt;input type="text" id="messageinput" /&gt; --&gt;</w:t>
      </w:r>
    </w:p>
    <w:p w:rsidR="008415D1" w:rsidRDefault="00124AEC">
      <w:pPr>
        <w:autoSpaceDE w:val="0"/>
        <w:autoSpaceDN w:val="0"/>
        <w:adjustRightInd w:val="0"/>
        <w:jc w:val="left"/>
        <w:rPr>
          <w:szCs w:val="24"/>
        </w:rPr>
      </w:pPr>
      <w:r>
        <w:rPr>
          <w:szCs w:val="24"/>
        </w:rPr>
        <w:t xml:space="preserve">            &lt;div id="messagecontext" style="display:none;"&gt;</w:t>
      </w:r>
    </w:p>
    <w:p w:rsidR="008415D1" w:rsidRDefault="00124AEC">
      <w:pPr>
        <w:autoSpaceDE w:val="0"/>
        <w:autoSpaceDN w:val="0"/>
        <w:adjustRightInd w:val="0"/>
        <w:jc w:val="left"/>
        <w:rPr>
          <w:szCs w:val="24"/>
        </w:rPr>
      </w:pPr>
      <w:r>
        <w:rPr>
          <w:szCs w:val="24"/>
        </w:rPr>
        <w:t xml:space="preserve">            &lt;p&gt;</w:t>
      </w:r>
      <w:r>
        <w:rPr>
          <w:szCs w:val="24"/>
        </w:rPr>
        <w:t>请输入聊天内容</w:t>
      </w:r>
      <w:r>
        <w:rPr>
          <w:szCs w:val="24"/>
        </w:rPr>
        <w:t>:&lt;/p&gt;</w:t>
      </w:r>
    </w:p>
    <w:p w:rsidR="008415D1" w:rsidRDefault="00124AEC">
      <w:pPr>
        <w:autoSpaceDE w:val="0"/>
        <w:autoSpaceDN w:val="0"/>
        <w:adjustRightInd w:val="0"/>
        <w:jc w:val="left"/>
        <w:rPr>
          <w:szCs w:val="24"/>
        </w:rPr>
      </w:pPr>
      <w:r>
        <w:rPr>
          <w:szCs w:val="24"/>
        </w:rPr>
        <w:t xml:space="preserve">            &lt;textarea rows="3" cols="100" id="messageinput"&gt;&lt;/textarea&gt;</w:t>
      </w:r>
    </w:p>
    <w:p w:rsidR="008415D1" w:rsidRDefault="00124AEC">
      <w:pPr>
        <w:autoSpaceDE w:val="0"/>
        <w:autoSpaceDN w:val="0"/>
        <w:adjustRightInd w:val="0"/>
        <w:jc w:val="left"/>
        <w:rPr>
          <w:szCs w:val="24"/>
        </w:rPr>
      </w:pPr>
      <w:r>
        <w:rPr>
          <w:szCs w:val="24"/>
        </w:rPr>
        <w:t xml:space="preserve">            &lt;button type="button" onclick="send();" &gt;</w:t>
      </w:r>
      <w:r>
        <w:rPr>
          <w:szCs w:val="24"/>
        </w:rPr>
        <w:t>发送消息</w:t>
      </w:r>
      <w:r>
        <w:rPr>
          <w:szCs w:val="24"/>
        </w:rPr>
        <w:t>&lt;/button&gt;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&lt;button type="button" onclick="openSocket();" id="inchatroom"&gt;</w:t>
      </w:r>
      <w:r>
        <w:rPr>
          <w:szCs w:val="24"/>
        </w:rPr>
        <w:t>进入聊天室</w:t>
      </w:r>
      <w:r>
        <w:rPr>
          <w:szCs w:val="24"/>
        </w:rPr>
        <w:t>&lt;/button&gt;</w:t>
      </w:r>
    </w:p>
    <w:p w:rsidR="008415D1" w:rsidRDefault="00124AEC">
      <w:pPr>
        <w:autoSpaceDE w:val="0"/>
        <w:autoSpaceDN w:val="0"/>
        <w:adjustRightInd w:val="0"/>
        <w:jc w:val="left"/>
        <w:rPr>
          <w:szCs w:val="24"/>
        </w:rPr>
      </w:pPr>
      <w:r>
        <w:rPr>
          <w:szCs w:val="24"/>
        </w:rPr>
        <w:t xml:space="preserve">            &lt;button type="button" onclick="closeSocket();" &gt;</w:t>
      </w:r>
      <w:r>
        <w:rPr>
          <w:szCs w:val="24"/>
        </w:rPr>
        <w:t>退出聊天</w:t>
      </w:r>
      <w:r>
        <w:rPr>
          <w:szCs w:val="24"/>
        </w:rPr>
        <w:t>&lt;/button&gt;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 Script to utilise the WebSocket --&gt;</w:t>
      </w:r>
    </w:p>
    <w:p w:rsidR="008415D1" w:rsidRDefault="00124AEC">
      <w:pPr>
        <w:autoSpaceDE w:val="0"/>
        <w:autoSpaceDN w:val="0"/>
        <w:adjustRightInd w:val="0"/>
        <w:jc w:val="left"/>
        <w:rPr>
          <w:szCs w:val="24"/>
        </w:rPr>
      </w:pPr>
      <w:r>
        <w:rPr>
          <w:szCs w:val="24"/>
        </w:rPr>
        <w:t xml:space="preserve">        &lt;script type="text/javascript"&gt;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var webSocket;</w:t>
      </w:r>
    </w:p>
    <w:p w:rsidR="008415D1" w:rsidRDefault="00124AEC">
      <w:pPr>
        <w:autoSpaceDE w:val="0"/>
        <w:autoSpaceDN w:val="0"/>
        <w:adjustRightInd w:val="0"/>
        <w:jc w:val="left"/>
        <w:rPr>
          <w:szCs w:val="24"/>
        </w:rPr>
      </w:pPr>
      <w:r>
        <w:rPr>
          <w:szCs w:val="24"/>
        </w:rPr>
        <w:t xml:space="preserve">            var messages = document.getElementById("messages");</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openSocket(){</w:t>
      </w:r>
    </w:p>
    <w:p w:rsidR="008415D1" w:rsidRDefault="00124AEC">
      <w:pPr>
        <w:autoSpaceDE w:val="0"/>
        <w:autoSpaceDN w:val="0"/>
        <w:adjustRightInd w:val="0"/>
        <w:jc w:val="left"/>
        <w:rPr>
          <w:szCs w:val="24"/>
        </w:rPr>
      </w:pPr>
      <w:r>
        <w:rPr>
          <w:szCs w:val="24"/>
        </w:rPr>
        <w:t xml:space="preserve">            </w:t>
      </w:r>
      <w:r>
        <w:rPr>
          <w:szCs w:val="24"/>
        </w:rPr>
        <w:tab/>
        <w:t>var nickname=document.getElementById("nickname").value;</w:t>
      </w:r>
    </w:p>
    <w:p w:rsidR="008415D1" w:rsidRDefault="00124AEC">
      <w:pPr>
        <w:autoSpaceDE w:val="0"/>
        <w:autoSpaceDN w:val="0"/>
        <w:adjustRightInd w:val="0"/>
        <w:jc w:val="left"/>
        <w:rPr>
          <w:szCs w:val="24"/>
        </w:rPr>
      </w:pPr>
      <w:r>
        <w:rPr>
          <w:szCs w:val="24"/>
        </w:rPr>
        <w:lastRenderedPageBreak/>
        <w:t xml:space="preserve">            </w:t>
      </w:r>
      <w:r>
        <w:rPr>
          <w:szCs w:val="24"/>
        </w:rPr>
        <w:tab/>
        <w:t>if(nickname==""){</w:t>
      </w:r>
    </w:p>
    <w:p w:rsidR="008415D1" w:rsidRDefault="00124AEC">
      <w:pPr>
        <w:autoSpaceDE w:val="0"/>
        <w:autoSpaceDN w:val="0"/>
        <w:adjustRightInd w:val="0"/>
        <w:jc w:val="left"/>
        <w:rPr>
          <w:szCs w:val="24"/>
        </w:rPr>
      </w:pPr>
      <w:r>
        <w:rPr>
          <w:szCs w:val="24"/>
        </w:rPr>
        <w:t xml:space="preserve">            </w:t>
      </w:r>
      <w:r>
        <w:rPr>
          <w:szCs w:val="24"/>
        </w:rPr>
        <w:tab/>
      </w:r>
      <w:r>
        <w:rPr>
          <w:szCs w:val="24"/>
        </w:rPr>
        <w:tab/>
        <w:t>alert("</w:t>
      </w:r>
      <w:r>
        <w:rPr>
          <w:szCs w:val="24"/>
        </w:rPr>
        <w:t>请输入本次聊天的昵称</w:t>
      </w:r>
      <w:r>
        <w:rPr>
          <w:szCs w:val="24"/>
        </w:rPr>
        <w:t>");</w:t>
      </w:r>
    </w:p>
    <w:p w:rsidR="008415D1" w:rsidRDefault="00124AEC">
      <w:pPr>
        <w:autoSpaceDE w:val="0"/>
        <w:autoSpaceDN w:val="0"/>
        <w:adjustRightInd w:val="0"/>
        <w:jc w:val="left"/>
        <w:rPr>
          <w:szCs w:val="24"/>
        </w:rPr>
      </w:pPr>
      <w:r>
        <w:rPr>
          <w:szCs w:val="24"/>
        </w:rPr>
        <w:t xml:space="preserve">            </w:t>
      </w:r>
      <w:r>
        <w:rPr>
          <w:szCs w:val="24"/>
        </w:rPr>
        <w:tab/>
        <w:t>}else{</w:t>
      </w:r>
    </w:p>
    <w:p w:rsidR="008415D1" w:rsidRDefault="00124AEC">
      <w:pPr>
        <w:autoSpaceDE w:val="0"/>
        <w:autoSpaceDN w:val="0"/>
        <w:adjustRightInd w:val="0"/>
        <w:jc w:val="left"/>
        <w:rPr>
          <w:szCs w:val="24"/>
        </w:rPr>
      </w:pPr>
      <w:r>
        <w:rPr>
          <w:szCs w:val="24"/>
        </w:rPr>
        <w:t xml:space="preserve">                    if(webSocket !== undefined &amp;&amp; webSocket.readyState !== WebSocket.CLOSED){</w:t>
      </w:r>
    </w:p>
    <w:p w:rsidR="008415D1" w:rsidRDefault="00124AEC">
      <w:pPr>
        <w:autoSpaceDE w:val="0"/>
        <w:autoSpaceDN w:val="0"/>
        <w:adjustRightInd w:val="0"/>
        <w:jc w:val="left"/>
        <w:rPr>
          <w:szCs w:val="24"/>
        </w:rPr>
      </w:pPr>
      <w:r>
        <w:rPr>
          <w:szCs w:val="24"/>
        </w:rPr>
        <w:t xml:space="preserve">                       //writeResponse("</w:t>
      </w:r>
      <w:r>
        <w:rPr>
          <w:szCs w:val="24"/>
        </w:rPr>
        <w:t>已进入聊天室</w:t>
      </w:r>
      <w:r>
        <w:rPr>
          <w:szCs w:val="24"/>
        </w:rPr>
        <w:t>");</w:t>
      </w:r>
    </w:p>
    <w:p w:rsidR="008415D1" w:rsidRDefault="00124AEC">
      <w:pPr>
        <w:autoSpaceDE w:val="0"/>
        <w:autoSpaceDN w:val="0"/>
        <w:adjustRightInd w:val="0"/>
        <w:jc w:val="left"/>
        <w:rPr>
          <w:szCs w:val="24"/>
        </w:rPr>
      </w:pPr>
      <w:r>
        <w:rPr>
          <w:szCs w:val="24"/>
        </w:rPr>
        <w:t xml:space="preserve">                        return;</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var target=document.getElementById("messagecontext");</w:t>
      </w:r>
    </w:p>
    <w:p w:rsidR="008415D1" w:rsidRDefault="00124AEC">
      <w:pPr>
        <w:autoSpaceDE w:val="0"/>
        <w:autoSpaceDN w:val="0"/>
        <w:adjustRightInd w:val="0"/>
        <w:jc w:val="left"/>
        <w:rPr>
          <w:szCs w:val="24"/>
        </w:rPr>
      </w:pPr>
      <w:r>
        <w:rPr>
          <w:szCs w:val="24"/>
        </w:rPr>
        <w:t xml:space="preserve">                    target.style.display="";</w:t>
      </w:r>
    </w:p>
    <w:p w:rsidR="008415D1" w:rsidRDefault="00124AEC">
      <w:pPr>
        <w:autoSpaceDE w:val="0"/>
        <w:autoSpaceDN w:val="0"/>
        <w:adjustRightInd w:val="0"/>
        <w:jc w:val="left"/>
        <w:rPr>
          <w:szCs w:val="24"/>
        </w:rPr>
      </w:pPr>
      <w:r>
        <w:rPr>
          <w:szCs w:val="24"/>
        </w:rPr>
        <w:t xml:space="preserve">                    document.getElementById("inputnickname").style.display="none";</w:t>
      </w:r>
    </w:p>
    <w:p w:rsidR="008415D1" w:rsidRDefault="00124AEC">
      <w:pPr>
        <w:autoSpaceDE w:val="0"/>
        <w:autoSpaceDN w:val="0"/>
        <w:adjustRightInd w:val="0"/>
        <w:jc w:val="left"/>
        <w:rPr>
          <w:szCs w:val="24"/>
        </w:rPr>
      </w:pPr>
      <w:r>
        <w:rPr>
          <w:szCs w:val="24"/>
        </w:rPr>
        <w:t xml:space="preserve">                    document.getElementById("shownickname").innerHTML="</w:t>
      </w:r>
      <w:r>
        <w:rPr>
          <w:szCs w:val="24"/>
        </w:rPr>
        <w:t>本次聊天昵称：</w:t>
      </w:r>
      <w:r>
        <w:rPr>
          <w:szCs w:val="24"/>
        </w:rPr>
        <w:t>"+nickname;</w:t>
      </w:r>
    </w:p>
    <w:p w:rsidR="008415D1" w:rsidRDefault="00124AEC">
      <w:pPr>
        <w:autoSpaceDE w:val="0"/>
        <w:autoSpaceDN w:val="0"/>
        <w:adjustRightInd w:val="0"/>
        <w:jc w:val="left"/>
        <w:rPr>
          <w:szCs w:val="24"/>
        </w:rPr>
      </w:pPr>
      <w:r>
        <w:rPr>
          <w:szCs w:val="24"/>
        </w:rPr>
        <w:t xml:space="preserve">                    document.getElementById("shownickname").style.display="";</w:t>
      </w:r>
    </w:p>
    <w:p w:rsidR="008415D1" w:rsidRDefault="00124AEC">
      <w:pPr>
        <w:autoSpaceDE w:val="0"/>
        <w:autoSpaceDN w:val="0"/>
        <w:adjustRightInd w:val="0"/>
        <w:jc w:val="left"/>
        <w:rPr>
          <w:szCs w:val="24"/>
        </w:rPr>
      </w:pPr>
      <w:r>
        <w:rPr>
          <w:szCs w:val="24"/>
        </w:rPr>
        <w:t xml:space="preserve">                    document.getElementById("inchatroom").style.display="none";</w:t>
      </w:r>
    </w:p>
    <w:p w:rsidR="008415D1" w:rsidRDefault="00124AEC">
      <w:pPr>
        <w:autoSpaceDE w:val="0"/>
        <w:autoSpaceDN w:val="0"/>
        <w:adjustRightInd w:val="0"/>
        <w:jc w:val="left"/>
        <w:rPr>
          <w:szCs w:val="24"/>
        </w:rPr>
      </w:pPr>
      <w:r>
        <w:rPr>
          <w:szCs w:val="24"/>
        </w:rPr>
        <w:t xml:space="preserve">                    // Create a new instance of the websocket</w:t>
      </w:r>
    </w:p>
    <w:p w:rsidR="008415D1" w:rsidRDefault="00124AEC">
      <w:pPr>
        <w:autoSpaceDE w:val="0"/>
        <w:autoSpaceDN w:val="0"/>
        <w:adjustRightInd w:val="0"/>
        <w:jc w:val="left"/>
        <w:rPr>
          <w:szCs w:val="24"/>
        </w:rPr>
      </w:pPr>
      <w:r>
        <w:rPr>
          <w:szCs w:val="24"/>
        </w:rPr>
        <w:t xml:space="preserve">                    webSocket = new WebSocket("ws://localhost:8081/chattest/echo/"+nickname);</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 Binds functions to the listeners for the websocket.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webSocket.onopen = function(event){</w:t>
      </w:r>
    </w:p>
    <w:p w:rsidR="008415D1" w:rsidRDefault="00124AEC">
      <w:pPr>
        <w:autoSpaceDE w:val="0"/>
        <w:autoSpaceDN w:val="0"/>
        <w:adjustRightInd w:val="0"/>
        <w:jc w:val="left"/>
        <w:rPr>
          <w:szCs w:val="24"/>
        </w:rPr>
      </w:pPr>
      <w:r>
        <w:rPr>
          <w:szCs w:val="24"/>
        </w:rPr>
        <w:t xml:space="preserve">                        // For reasons I can't determine, onopen gets called twice</w:t>
      </w:r>
    </w:p>
    <w:p w:rsidR="008415D1" w:rsidRDefault="00124AEC">
      <w:pPr>
        <w:autoSpaceDE w:val="0"/>
        <w:autoSpaceDN w:val="0"/>
        <w:adjustRightInd w:val="0"/>
        <w:jc w:val="left"/>
        <w:rPr>
          <w:szCs w:val="24"/>
        </w:rPr>
      </w:pPr>
      <w:r>
        <w:rPr>
          <w:szCs w:val="24"/>
        </w:rPr>
        <w:t xml:space="preserve">                        // and the first time event.data is undefined.</w:t>
      </w:r>
    </w:p>
    <w:p w:rsidR="008415D1" w:rsidRDefault="00124AEC">
      <w:pPr>
        <w:autoSpaceDE w:val="0"/>
        <w:autoSpaceDN w:val="0"/>
        <w:adjustRightInd w:val="0"/>
        <w:jc w:val="left"/>
        <w:rPr>
          <w:szCs w:val="24"/>
        </w:rPr>
      </w:pPr>
      <w:r>
        <w:rPr>
          <w:szCs w:val="24"/>
        </w:rPr>
        <w:t xml:space="preserve">                        // Leave a comment if you know the answer.</w:t>
      </w:r>
    </w:p>
    <w:p w:rsidR="008415D1" w:rsidRDefault="00124AEC">
      <w:pPr>
        <w:autoSpaceDE w:val="0"/>
        <w:autoSpaceDN w:val="0"/>
        <w:adjustRightInd w:val="0"/>
        <w:jc w:val="left"/>
        <w:rPr>
          <w:szCs w:val="24"/>
        </w:rPr>
      </w:pPr>
      <w:r>
        <w:rPr>
          <w:szCs w:val="24"/>
        </w:rPr>
        <w:t xml:space="preserve">                        if(event.data === undefined)</w:t>
      </w:r>
    </w:p>
    <w:p w:rsidR="008415D1" w:rsidRDefault="00124AEC">
      <w:pPr>
        <w:autoSpaceDE w:val="0"/>
        <w:autoSpaceDN w:val="0"/>
        <w:adjustRightInd w:val="0"/>
        <w:jc w:val="left"/>
        <w:rPr>
          <w:szCs w:val="24"/>
        </w:rPr>
      </w:pPr>
      <w:r>
        <w:rPr>
          <w:szCs w:val="24"/>
        </w:rPr>
        <w:t xml:space="preserve">                            return;</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writeResponse(event.data); </w:t>
      </w:r>
    </w:p>
    <w:p w:rsidR="008415D1" w:rsidRDefault="00124AEC">
      <w:pPr>
        <w:autoSpaceDE w:val="0"/>
        <w:autoSpaceDN w:val="0"/>
        <w:adjustRightInd w:val="0"/>
        <w:jc w:val="left"/>
        <w:rPr>
          <w:szCs w:val="24"/>
        </w:rPr>
      </w:pPr>
      <w:r>
        <w:rPr>
          <w:szCs w:val="24"/>
        </w:rPr>
        <w:lastRenderedPageBreak/>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webSocket.onmessage = function(event){</w:t>
      </w:r>
    </w:p>
    <w:p w:rsidR="008415D1" w:rsidRDefault="00124AEC">
      <w:pPr>
        <w:autoSpaceDE w:val="0"/>
        <w:autoSpaceDN w:val="0"/>
        <w:adjustRightInd w:val="0"/>
        <w:jc w:val="left"/>
        <w:rPr>
          <w:szCs w:val="24"/>
        </w:rPr>
      </w:pPr>
      <w:r>
        <w:rPr>
          <w:szCs w:val="24"/>
        </w:rPr>
        <w:t xml:space="preserve">                        writeResponse(event.data);</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webSocket.onclose = function(event){</w:t>
      </w:r>
    </w:p>
    <w:p w:rsidR="008415D1" w:rsidRDefault="00124AEC">
      <w:pPr>
        <w:autoSpaceDE w:val="0"/>
        <w:autoSpaceDN w:val="0"/>
        <w:adjustRightInd w:val="0"/>
        <w:jc w:val="left"/>
        <w:rPr>
          <w:szCs w:val="24"/>
        </w:rPr>
      </w:pPr>
      <w:r>
        <w:rPr>
          <w:szCs w:val="24"/>
        </w:rPr>
        <w:t xml:space="preserve">                        writeResponse(nickname+"</w:t>
      </w:r>
      <w:r>
        <w:rPr>
          <w:szCs w:val="24"/>
        </w:rPr>
        <w:t>成功退出聊天室！</w:t>
      </w:r>
      <w:r>
        <w:rPr>
          <w:szCs w:val="24"/>
        </w:rPr>
        <w:t>&lt;/br&gt;");</w:t>
      </w:r>
    </w:p>
    <w:p w:rsidR="008415D1" w:rsidRDefault="00124AEC">
      <w:pPr>
        <w:autoSpaceDE w:val="0"/>
        <w:autoSpaceDN w:val="0"/>
        <w:adjustRightInd w:val="0"/>
        <w:jc w:val="left"/>
        <w:rPr>
          <w:szCs w:val="24"/>
        </w:rPr>
      </w:pPr>
      <w:r>
        <w:rPr>
          <w:szCs w:val="24"/>
        </w:rPr>
        <w:t xml:space="preserve">                        document.getElementById("shownickname").innerHTML=nickname+"</w:t>
      </w:r>
      <w:r>
        <w:rPr>
          <w:szCs w:val="24"/>
        </w:rPr>
        <w:t>的本次聊天结束</w:t>
      </w:r>
      <w:r>
        <w:rPr>
          <w:szCs w:val="24"/>
        </w:rPr>
        <w:t>";</w:t>
      </w:r>
    </w:p>
    <w:p w:rsidR="008415D1" w:rsidRDefault="00124AEC">
      <w:pPr>
        <w:autoSpaceDE w:val="0"/>
        <w:autoSpaceDN w:val="0"/>
        <w:adjustRightInd w:val="0"/>
        <w:jc w:val="left"/>
        <w:rPr>
          <w:szCs w:val="24"/>
        </w:rPr>
      </w:pPr>
      <w:r>
        <w:rPr>
          <w:szCs w:val="24"/>
        </w:rPr>
        <w:t xml:space="preserve">                        var target=document.getElementById("messagecontext");</w:t>
      </w:r>
    </w:p>
    <w:p w:rsidR="008415D1" w:rsidRDefault="00124AEC">
      <w:pPr>
        <w:autoSpaceDE w:val="0"/>
        <w:autoSpaceDN w:val="0"/>
        <w:adjustRightInd w:val="0"/>
        <w:jc w:val="left"/>
        <w:rPr>
          <w:szCs w:val="24"/>
        </w:rPr>
      </w:pPr>
      <w:r>
        <w:rPr>
          <w:szCs w:val="24"/>
        </w:rPr>
        <w:t xml:space="preserve">                        target.style.display="none";</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r>
        <w:rPr>
          <w:szCs w:val="24"/>
        </w:rPr>
        <w:tab/>
        <w: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 Sends the value of the text input to the server</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send(){</w:t>
      </w:r>
    </w:p>
    <w:p w:rsidR="008415D1" w:rsidRDefault="00124AEC">
      <w:pPr>
        <w:autoSpaceDE w:val="0"/>
        <w:autoSpaceDN w:val="0"/>
        <w:adjustRightInd w:val="0"/>
        <w:jc w:val="left"/>
        <w:rPr>
          <w:szCs w:val="24"/>
        </w:rPr>
      </w:pPr>
      <w:r>
        <w:rPr>
          <w:szCs w:val="24"/>
        </w:rPr>
        <w:t xml:space="preserve">                var text = document.getElementById("messageinput").value;</w:t>
      </w:r>
    </w:p>
    <w:p w:rsidR="008415D1" w:rsidRDefault="00124AEC">
      <w:pPr>
        <w:autoSpaceDE w:val="0"/>
        <w:autoSpaceDN w:val="0"/>
        <w:adjustRightInd w:val="0"/>
        <w:jc w:val="left"/>
        <w:rPr>
          <w:szCs w:val="24"/>
        </w:rPr>
      </w:pPr>
      <w:r>
        <w:rPr>
          <w:szCs w:val="24"/>
        </w:rPr>
        <w:t xml:space="preserve">                document.getElementById("messageinput").value="";</w:t>
      </w:r>
    </w:p>
    <w:p w:rsidR="008415D1" w:rsidRDefault="00124AEC">
      <w:pPr>
        <w:autoSpaceDE w:val="0"/>
        <w:autoSpaceDN w:val="0"/>
        <w:adjustRightInd w:val="0"/>
        <w:jc w:val="left"/>
        <w:rPr>
          <w:szCs w:val="24"/>
        </w:rPr>
      </w:pPr>
      <w:r>
        <w:rPr>
          <w:szCs w:val="24"/>
        </w:rPr>
        <w:t xml:space="preserve">                webSocket.send(text);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closeSocket(){</w:t>
      </w:r>
    </w:p>
    <w:p w:rsidR="008415D1" w:rsidRDefault="00124AEC">
      <w:pPr>
        <w:autoSpaceDE w:val="0"/>
        <w:autoSpaceDN w:val="0"/>
        <w:adjustRightInd w:val="0"/>
        <w:jc w:val="left"/>
        <w:rPr>
          <w:szCs w:val="24"/>
        </w:rPr>
      </w:pPr>
      <w:r>
        <w:rPr>
          <w:szCs w:val="24"/>
        </w:rPr>
        <w:t xml:space="preserve">                webSocket.close();</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writeResponse(text){</w:t>
      </w:r>
    </w:p>
    <w:p w:rsidR="008415D1" w:rsidRDefault="00124AEC">
      <w:pPr>
        <w:autoSpaceDE w:val="0"/>
        <w:autoSpaceDN w:val="0"/>
        <w:adjustRightInd w:val="0"/>
        <w:jc w:val="left"/>
        <w:rPr>
          <w:szCs w:val="24"/>
        </w:rPr>
      </w:pPr>
      <w:r>
        <w:rPr>
          <w:szCs w:val="24"/>
        </w:rPr>
        <w:lastRenderedPageBreak/>
        <w:t xml:space="preserve">                messages.innerHTML += "&lt;br/&gt;" + text;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&lt;/script&gt;</w:t>
      </w:r>
    </w:p>
    <w:p w:rsidR="008415D1" w:rsidRDefault="00124AEC">
      <w:pPr>
        <w:autoSpaceDE w:val="0"/>
        <w:autoSpaceDN w:val="0"/>
        <w:adjustRightInd w:val="0"/>
        <w:jc w:val="left"/>
        <w:rPr>
          <w:szCs w:val="24"/>
        </w:rPr>
      </w:pPr>
      <w:r>
        <w:rPr>
          <w:szCs w:val="24"/>
        </w:rPr>
        <w:t>&lt;/body&gt;</w:t>
      </w:r>
    </w:p>
    <w:p w:rsidR="008415D1" w:rsidRDefault="00124AEC">
      <w:pPr>
        <w:autoSpaceDE w:val="0"/>
        <w:autoSpaceDN w:val="0"/>
        <w:adjustRightInd w:val="0"/>
        <w:jc w:val="left"/>
        <w:rPr>
          <w:szCs w:val="24"/>
        </w:rPr>
      </w:pPr>
      <w:r>
        <w:rPr>
          <w:szCs w:val="24"/>
        </w:rPr>
        <w:t>&lt;/html&gt;</w:t>
      </w:r>
    </w:p>
    <w:p w:rsidR="008415D1" w:rsidRDefault="00124AEC">
      <w:pPr>
        <w:autoSpaceDE w:val="0"/>
        <w:autoSpaceDN w:val="0"/>
        <w:adjustRightInd w:val="0"/>
        <w:jc w:val="left"/>
        <w:rPr>
          <w:szCs w:val="24"/>
        </w:rPr>
      </w:pPr>
      <w:r>
        <w:rPr>
          <w:rFonts w:hint="eastAsia"/>
          <w:szCs w:val="24"/>
        </w:rPr>
        <w:t>5</w:t>
      </w:r>
      <w:r>
        <w:rPr>
          <w:rFonts w:hint="eastAsia"/>
          <w:szCs w:val="24"/>
        </w:rPr>
        <w:t>、</w:t>
      </w:r>
      <w:r>
        <w:rPr>
          <w:rFonts w:hint="eastAsia"/>
          <w:szCs w:val="24"/>
        </w:rPr>
        <w:t>thread.java</w:t>
      </w:r>
    </w:p>
    <w:p w:rsidR="008415D1" w:rsidRDefault="00124AEC">
      <w:pPr>
        <w:autoSpaceDE w:val="0"/>
        <w:autoSpaceDN w:val="0"/>
        <w:adjustRightInd w:val="0"/>
        <w:jc w:val="left"/>
        <w:rPr>
          <w:szCs w:val="24"/>
        </w:rPr>
      </w:pPr>
      <w:r>
        <w:rPr>
          <w:szCs w:val="24"/>
        </w:rPr>
        <w:t>//</w:t>
      </w:r>
      <w:r>
        <w:rPr>
          <w:szCs w:val="24"/>
        </w:rPr>
        <w:t>输出</w:t>
      </w:r>
      <w:r>
        <w:rPr>
          <w:szCs w:val="24"/>
        </w:rPr>
        <w:t>thread</w:t>
      </w:r>
    </w:p>
    <w:p w:rsidR="008415D1" w:rsidRDefault="00124AEC">
      <w:pPr>
        <w:autoSpaceDE w:val="0"/>
        <w:autoSpaceDN w:val="0"/>
        <w:adjustRightInd w:val="0"/>
        <w:jc w:val="left"/>
        <w:rPr>
          <w:szCs w:val="24"/>
        </w:rPr>
      </w:pPr>
      <w:r>
        <w:rPr>
          <w:szCs w:val="24"/>
        </w:rPr>
        <w:tab/>
        <w:t>public static ResultSet importthreadsbybbsid(String bbsid) {</w:t>
      </w:r>
    </w:p>
    <w:p w:rsidR="008415D1" w:rsidRDefault="00124AEC">
      <w:pPr>
        <w:autoSpaceDE w:val="0"/>
        <w:autoSpaceDN w:val="0"/>
        <w:adjustRightInd w:val="0"/>
        <w:jc w:val="left"/>
        <w:rPr>
          <w:szCs w:val="24"/>
        </w:rPr>
      </w:pP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t>String sql = "select t.*,a.name from thread as t left join (select * from teacher  union select * from student) as a on t.auth=a.ID and t.retired=1 and t.bbsid="+bbsid+" order by t.time desc";</w:t>
      </w:r>
    </w:p>
    <w:p w:rsidR="008415D1" w:rsidRDefault="00124AEC">
      <w:pPr>
        <w:autoSpaceDE w:val="0"/>
        <w:autoSpaceDN w:val="0"/>
        <w:adjustRightInd w:val="0"/>
        <w:jc w:val="left"/>
        <w:rPr>
          <w:szCs w:val="24"/>
        </w:rPr>
      </w:pP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t>System.out.print("import course ok! sql</w:t>
      </w:r>
      <w:r>
        <w:rPr>
          <w:szCs w:val="24"/>
        </w:rPr>
        <w:t>：</w:t>
      </w:r>
      <w:r>
        <w:rPr>
          <w:szCs w:val="24"/>
        </w:rPr>
        <w:t>"+sql);</w:t>
      </w:r>
      <w:r>
        <w:rPr>
          <w:szCs w:val="24"/>
        </w:rPr>
        <w:tab/>
      </w:r>
    </w:p>
    <w:p w:rsidR="008415D1" w:rsidRDefault="00124AEC">
      <w:pPr>
        <w:autoSpaceDE w:val="0"/>
        <w:autoSpaceDN w:val="0"/>
        <w:adjustRightInd w:val="0"/>
        <w:jc w:val="left"/>
        <w:rPr>
          <w:szCs w:val="24"/>
        </w:rPr>
      </w:pP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return rs;</w:t>
      </w:r>
    </w:p>
    <w:p w:rsidR="008415D1" w:rsidRDefault="00124AEC">
      <w:pPr>
        <w:autoSpaceDE w:val="0"/>
        <w:autoSpaceDN w:val="0"/>
        <w:adjustRightInd w:val="0"/>
        <w:jc w:val="left"/>
        <w:rPr>
          <w:szCs w:val="24"/>
        </w:rPr>
      </w:pPr>
      <w:r>
        <w:rPr>
          <w:szCs w:val="24"/>
        </w:rPr>
        <w:tab/>
        <w:t>}</w:t>
      </w:r>
    </w:p>
    <w:p w:rsidR="008415D1" w:rsidRDefault="00124AEC">
      <w:pPr>
        <w:autoSpaceDE w:val="0"/>
        <w:autoSpaceDN w:val="0"/>
        <w:adjustRightInd w:val="0"/>
        <w:jc w:val="left"/>
        <w:rPr>
          <w:szCs w:val="24"/>
        </w:rPr>
      </w:pPr>
      <w:r>
        <w:rPr>
          <w:szCs w:val="24"/>
        </w:rPr>
        <w:tab/>
        <w:t>//</w:t>
      </w:r>
      <w:r>
        <w:rPr>
          <w:szCs w:val="24"/>
        </w:rPr>
        <w:t>输出本人评论</w:t>
      </w:r>
    </w:p>
    <w:p w:rsidR="008415D1" w:rsidRDefault="00124AEC">
      <w:pPr>
        <w:autoSpaceDE w:val="0"/>
        <w:autoSpaceDN w:val="0"/>
        <w:adjustRightInd w:val="0"/>
        <w:jc w:val="left"/>
        <w:rPr>
          <w:szCs w:val="24"/>
        </w:rPr>
      </w:pPr>
      <w:r>
        <w:rPr>
          <w:szCs w:val="24"/>
        </w:rPr>
        <w:tab/>
        <w:t>public static ResultSet importthreadbyid(String userid) {</w:t>
      </w:r>
    </w:p>
    <w:p w:rsidR="008415D1" w:rsidRDefault="00124AEC">
      <w:pPr>
        <w:autoSpaceDE w:val="0"/>
        <w:autoSpaceDN w:val="0"/>
        <w:adjustRightInd w:val="0"/>
        <w:jc w:val="left"/>
        <w:rPr>
          <w:szCs w:val="24"/>
        </w:rPr>
      </w:pP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t xml:space="preserve">String sql = "select t.*,b.title from (select * from thread where retired =1 and </w:t>
      </w:r>
      <w:r>
        <w:rPr>
          <w:szCs w:val="24"/>
        </w:rPr>
        <w:lastRenderedPageBreak/>
        <w:t>auth="+userid+") as t inner join (select * from bbs where retired =1) as b on t.bbsid=b.ID order by t.time desc";</w:t>
      </w:r>
    </w:p>
    <w:p w:rsidR="008415D1" w:rsidRDefault="00124AEC">
      <w:pPr>
        <w:autoSpaceDE w:val="0"/>
        <w:autoSpaceDN w:val="0"/>
        <w:adjustRightInd w:val="0"/>
        <w:jc w:val="left"/>
        <w:rPr>
          <w:szCs w:val="24"/>
        </w:rPr>
      </w:pP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return rs;</w:t>
      </w:r>
    </w:p>
    <w:p w:rsidR="008415D1" w:rsidRDefault="00124AEC">
      <w:pPr>
        <w:autoSpaceDE w:val="0"/>
        <w:autoSpaceDN w:val="0"/>
        <w:adjustRightInd w:val="0"/>
        <w:jc w:val="left"/>
        <w:rPr>
          <w:szCs w:val="24"/>
        </w:rPr>
      </w:pPr>
      <w:r>
        <w:rPr>
          <w:szCs w:val="24"/>
        </w:rPr>
        <w:tab/>
        <w:t>}</w:t>
      </w:r>
    </w:p>
    <w:p w:rsidR="008415D1" w:rsidRDefault="00124AEC">
      <w:pPr>
        <w:autoSpaceDE w:val="0"/>
        <w:autoSpaceDN w:val="0"/>
        <w:adjustRightInd w:val="0"/>
        <w:jc w:val="left"/>
        <w:rPr>
          <w:szCs w:val="24"/>
        </w:rPr>
      </w:pPr>
      <w:r>
        <w:rPr>
          <w:szCs w:val="24"/>
        </w:rPr>
        <w:tab/>
        <w:t>//</w:t>
      </w:r>
      <w:r>
        <w:rPr>
          <w:szCs w:val="24"/>
        </w:rPr>
        <w:t>新建评论</w:t>
      </w:r>
    </w:p>
    <w:p w:rsidR="008415D1" w:rsidRDefault="00124AEC">
      <w:pPr>
        <w:autoSpaceDE w:val="0"/>
        <w:autoSpaceDN w:val="0"/>
        <w:adjustRightInd w:val="0"/>
        <w:jc w:val="left"/>
        <w:rPr>
          <w:szCs w:val="24"/>
        </w:rPr>
      </w:pPr>
      <w:r>
        <w:rPr>
          <w:szCs w:val="24"/>
        </w:rPr>
        <w:tab/>
      </w:r>
      <w:r>
        <w:rPr>
          <w:szCs w:val="24"/>
        </w:rPr>
        <w:tab/>
        <w:t>public int savethread(String titleid,thread thread) {</w:t>
      </w:r>
    </w:p>
    <w:p w:rsidR="008415D1" w:rsidRDefault="00124AEC">
      <w:pPr>
        <w:autoSpaceDE w:val="0"/>
        <w:autoSpaceDN w:val="0"/>
        <w:adjustRightInd w:val="0"/>
        <w:jc w:val="left"/>
        <w:rPr>
          <w:szCs w:val="24"/>
        </w:rPr>
      </w:pPr>
      <w:r>
        <w:rPr>
          <w:szCs w:val="24"/>
        </w:rPr>
        <w:tab/>
      </w:r>
      <w:r>
        <w:rPr>
          <w:szCs w:val="24"/>
        </w:rPr>
        <w:tab/>
      </w:r>
      <w:r>
        <w:rPr>
          <w:szCs w:val="24"/>
        </w:rPr>
        <w:tab/>
        <w:t>System.out.println("in thread-&gt;function savethread");</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String sql = "insert into thread(main,time,auth,retired,bbsid) values(?,?,?,?,?)";</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con.setAutoCommit(false);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PreparedStatement pstmt = con.prepareStatement(sql);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System.out.println("in thread-&gt;function savebbs");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Date a = new Date();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SimpleDateFormat sd = new SimpleDateFormat("yyyy-MM-dd HH:mm:ss");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//session.setAttribute("timereply",sd.format(a));</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time=sd.format(a);</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System.out.print(sd.format(a));</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//System.out.println(bbs.getId());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//pstmt.setString(1, bbs.getId());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pstmt.setString(1, thread.getMain());</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pstmt.setString(2, thread.getTime());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pstmt.setString(3, thread.getAuth());</w:t>
      </w:r>
    </w:p>
    <w:p w:rsidR="008415D1" w:rsidRDefault="00124AEC">
      <w:pPr>
        <w:autoSpaceDE w:val="0"/>
        <w:autoSpaceDN w:val="0"/>
        <w:adjustRightInd w:val="0"/>
        <w:jc w:val="left"/>
        <w:rPr>
          <w:szCs w:val="24"/>
        </w:rPr>
      </w:pPr>
      <w:r>
        <w:rPr>
          <w:szCs w:val="24"/>
        </w:rPr>
        <w:lastRenderedPageBreak/>
        <w:tab/>
      </w:r>
      <w:r>
        <w:rPr>
          <w:szCs w:val="24"/>
        </w:rPr>
        <w:tab/>
      </w:r>
      <w:r>
        <w:rPr>
          <w:szCs w:val="24"/>
        </w:rPr>
        <w:tab/>
      </w:r>
      <w:r>
        <w:rPr>
          <w:szCs w:val="24"/>
        </w:rPr>
        <w:tab/>
        <w:t>pstmt.setString(4,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pstmt.setString(5, titleid);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int i = pstmt.executeUpdate();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System.out.print("add");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 (i == 1)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con.commit();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int flag=autoaddbbsnum(titleid);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if(flag==1){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return 2;</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System.out.println("in thread-&gt;function savethread:fail");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try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con.rollback();</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 catch (SQLException e1)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System.out.print("error2"+e1);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e1.printStackTrace();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}finally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try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con.close();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 catch (SQLException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rFonts w:hint="eastAsia"/>
          <w:szCs w:val="24"/>
        </w:rPr>
        <w:t>//</w:t>
      </w:r>
      <w:r>
        <w:rPr>
          <w:rFonts w:hint="eastAsia"/>
          <w:szCs w:val="24"/>
        </w:rPr>
        <w:t>自增长回复数</w:t>
      </w:r>
    </w:p>
    <w:p w:rsidR="008415D1" w:rsidRDefault="00124AEC">
      <w:pPr>
        <w:autoSpaceDE w:val="0"/>
        <w:autoSpaceDN w:val="0"/>
        <w:adjustRightInd w:val="0"/>
        <w:jc w:val="left"/>
        <w:rPr>
          <w:szCs w:val="24"/>
        </w:rPr>
      </w:pPr>
      <w:r>
        <w:rPr>
          <w:szCs w:val="24"/>
        </w:rPr>
        <w:lastRenderedPageBreak/>
        <w:tab/>
      </w:r>
      <w:r>
        <w:rPr>
          <w:szCs w:val="24"/>
        </w:rPr>
        <w:tab/>
        <w:t>public int autoaddbbsnum(String bbsid){</w:t>
      </w:r>
    </w:p>
    <w:p w:rsidR="008415D1" w:rsidRDefault="00124AEC">
      <w:pPr>
        <w:autoSpaceDE w:val="0"/>
        <w:autoSpaceDN w:val="0"/>
        <w:adjustRightInd w:val="0"/>
        <w:jc w:val="left"/>
        <w:rPr>
          <w:szCs w:val="24"/>
        </w:rPr>
      </w:pPr>
      <w:r>
        <w:rPr>
          <w:szCs w:val="24"/>
        </w:rPr>
        <w:tab/>
      </w:r>
      <w:r>
        <w:rPr>
          <w:szCs w:val="24"/>
        </w:rPr>
        <w:tab/>
      </w:r>
      <w:r>
        <w:rPr>
          <w:szCs w:val="24"/>
        </w:rPr>
        <w:tab/>
        <w:t>//</w:t>
      </w:r>
      <w:r>
        <w:rPr>
          <w:szCs w:val="24"/>
        </w:rPr>
        <w:t>调用</w:t>
      </w:r>
      <w:r>
        <w:rPr>
          <w:szCs w:val="24"/>
        </w:rPr>
        <w:t>javabean</w:t>
      </w:r>
      <w:r>
        <w:rPr>
          <w:szCs w:val="24"/>
        </w:rPr>
        <w:t>连接数据库</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"update bbs set num=num+1 where id="+bbsid;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stmt.executeUpdate(sql);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public int autominbbsnum(String bbsid){</w:t>
      </w:r>
    </w:p>
    <w:p w:rsidR="008415D1" w:rsidRDefault="00124AEC">
      <w:pPr>
        <w:autoSpaceDE w:val="0"/>
        <w:autoSpaceDN w:val="0"/>
        <w:adjustRightInd w:val="0"/>
        <w:jc w:val="left"/>
        <w:rPr>
          <w:szCs w:val="24"/>
        </w:rPr>
      </w:pPr>
      <w:r>
        <w:rPr>
          <w:szCs w:val="24"/>
        </w:rPr>
        <w:tab/>
      </w:r>
      <w:r>
        <w:rPr>
          <w:szCs w:val="24"/>
        </w:rPr>
        <w:tab/>
      </w:r>
      <w:r>
        <w:rPr>
          <w:szCs w:val="24"/>
        </w:rPr>
        <w:tab/>
        <w:t>//</w:t>
      </w:r>
      <w:r>
        <w:rPr>
          <w:szCs w:val="24"/>
        </w:rPr>
        <w:t>调用</w:t>
      </w:r>
      <w:r>
        <w:rPr>
          <w:szCs w:val="24"/>
        </w:rPr>
        <w:t>javabean</w:t>
      </w:r>
      <w:r>
        <w:rPr>
          <w:szCs w:val="24"/>
        </w:rPr>
        <w:t>连接数据库</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"update bbs set num=num-1 where id="+bbsid;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stmt.executeUpdate(sql);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lastRenderedPageBreak/>
        <w:tab/>
      </w: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w:t>
      </w:r>
      <w:r>
        <w:rPr>
          <w:szCs w:val="24"/>
        </w:rPr>
        <w:t>删除评论</w:t>
      </w:r>
    </w:p>
    <w:p w:rsidR="008415D1" w:rsidRDefault="00124AEC">
      <w:pPr>
        <w:autoSpaceDE w:val="0"/>
        <w:autoSpaceDN w:val="0"/>
        <w:adjustRightInd w:val="0"/>
        <w:jc w:val="left"/>
        <w:rPr>
          <w:szCs w:val="24"/>
        </w:rPr>
      </w:pPr>
      <w:r>
        <w:rPr>
          <w:szCs w:val="24"/>
        </w:rPr>
        <w:tab/>
      </w:r>
      <w:r>
        <w:rPr>
          <w:szCs w:val="24"/>
        </w:rPr>
        <w:tab/>
        <w:t>public  int deletethread(String titleid,String id) {</w:t>
      </w:r>
    </w:p>
    <w:p w:rsidR="008415D1" w:rsidRDefault="00124AEC">
      <w:pPr>
        <w:autoSpaceDE w:val="0"/>
        <w:autoSpaceDN w:val="0"/>
        <w:adjustRightInd w:val="0"/>
        <w:jc w:val="left"/>
        <w:rPr>
          <w:szCs w:val="24"/>
        </w:rPr>
      </w:pPr>
      <w:r>
        <w:rPr>
          <w:szCs w:val="24"/>
        </w:rPr>
        <w:tab/>
      </w:r>
      <w:r>
        <w:rPr>
          <w:szCs w:val="24"/>
        </w:rPr>
        <w:tab/>
      </w:r>
      <w:r>
        <w:rPr>
          <w:szCs w:val="24"/>
        </w:rPr>
        <w:tab/>
        <w:t>//</w:t>
      </w:r>
      <w:r>
        <w:rPr>
          <w:szCs w:val="24"/>
        </w:rPr>
        <w:t>调用</w:t>
      </w:r>
      <w:r>
        <w:rPr>
          <w:szCs w:val="24"/>
        </w:rPr>
        <w:t>javabean</w:t>
      </w:r>
      <w:r>
        <w:rPr>
          <w:szCs w:val="24"/>
        </w:rPr>
        <w:t>连接数据库</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"update thread set retired=0 where id="+id;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stmt.executeUpdate(sql);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int flag=autominbbsnum(titleid);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if(flag==1){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return 2;</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8415D1">
      <w:pPr>
        <w:autoSpaceDE w:val="0"/>
        <w:autoSpaceDN w:val="0"/>
        <w:adjustRightInd w:val="0"/>
        <w:jc w:val="left"/>
        <w:rPr>
          <w:szCs w:val="24"/>
        </w:rPr>
      </w:pPr>
    </w:p>
    <w:p w:rsidR="008415D1" w:rsidRDefault="00124AEC">
      <w:pPr>
        <w:autoSpaceDE w:val="0"/>
        <w:autoSpaceDN w:val="0"/>
        <w:adjustRightInd w:val="0"/>
        <w:jc w:val="left"/>
        <w:rPr>
          <w:szCs w:val="24"/>
        </w:rPr>
      </w:pPr>
      <w:r>
        <w:rPr>
          <w:szCs w:val="24"/>
        </w:rPr>
        <w:lastRenderedPageBreak/>
        <w:tab/>
      </w:r>
      <w:r>
        <w:rPr>
          <w:szCs w:val="24"/>
        </w:rPr>
        <w:tab/>
        <w:t>}</w:t>
      </w:r>
    </w:p>
    <w:p w:rsidR="008415D1" w:rsidRDefault="00124AEC">
      <w:pPr>
        <w:autoSpaceDE w:val="0"/>
        <w:autoSpaceDN w:val="0"/>
        <w:adjustRightInd w:val="0"/>
        <w:jc w:val="left"/>
        <w:rPr>
          <w:szCs w:val="24"/>
        </w:rPr>
      </w:pPr>
      <w:r>
        <w:rPr>
          <w:szCs w:val="24"/>
        </w:rPr>
        <w:tab/>
      </w:r>
      <w:r>
        <w:rPr>
          <w:szCs w:val="24"/>
        </w:rPr>
        <w:tab/>
        <w:t>public static ResultSet importallthread() {</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"select t.*,b.title from (select * from thread where retired =1 ) as t inner join (select * from bbs where retired =1) as b on t.bbsid=b.ID order by t.time desc";</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//System.out.print("import course ok!");</w:t>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return rs;</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w:t>
      </w:r>
    </w:p>
    <w:p w:rsidR="008415D1" w:rsidRDefault="00124AEC">
      <w:pPr>
        <w:autoSpaceDE w:val="0"/>
        <w:autoSpaceDN w:val="0"/>
        <w:adjustRightInd w:val="0"/>
        <w:jc w:val="left"/>
        <w:rPr>
          <w:szCs w:val="24"/>
        </w:rPr>
      </w:pPr>
      <w:r>
        <w:rPr>
          <w:rFonts w:hint="eastAsia"/>
          <w:szCs w:val="24"/>
        </w:rPr>
        <w:t>6</w:t>
      </w:r>
      <w:r>
        <w:rPr>
          <w:rFonts w:hint="eastAsia"/>
          <w:szCs w:val="24"/>
        </w:rPr>
        <w:t>、</w:t>
      </w:r>
      <w:r>
        <w:rPr>
          <w:rFonts w:hint="eastAsia"/>
          <w:szCs w:val="24"/>
        </w:rPr>
        <w:t>classdetailsearchtest.java</w:t>
      </w:r>
    </w:p>
    <w:p w:rsidR="008415D1" w:rsidRDefault="00124AEC">
      <w:pPr>
        <w:autoSpaceDE w:val="0"/>
        <w:autoSpaceDN w:val="0"/>
        <w:adjustRightInd w:val="0"/>
        <w:jc w:val="left"/>
        <w:rPr>
          <w:szCs w:val="24"/>
        </w:rPr>
      </w:pPr>
      <w:r>
        <w:rPr>
          <w:szCs w:val="24"/>
        </w:rPr>
        <w:t>protected void doGet(HttpServletRequest request, HttpServletResponse response) throws ServletException, IOException {</w:t>
      </w:r>
    </w:p>
    <w:p w:rsidR="008415D1" w:rsidRDefault="00124AEC">
      <w:pPr>
        <w:autoSpaceDE w:val="0"/>
        <w:autoSpaceDN w:val="0"/>
        <w:adjustRightInd w:val="0"/>
        <w:jc w:val="left"/>
        <w:rPr>
          <w:szCs w:val="24"/>
        </w:rPr>
      </w:pPr>
      <w:r>
        <w:rPr>
          <w:szCs w:val="24"/>
        </w:rPr>
        <w:tab/>
      </w:r>
      <w:r>
        <w:rPr>
          <w:szCs w:val="24"/>
        </w:rPr>
        <w:tab/>
        <w:t>// TODO Auto-generated method stub</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r>
        <w:rPr>
          <w:szCs w:val="24"/>
        </w:rPr>
        <w:t>中文乱码</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 xml:space="preserve">response.setContentType("text/html;charset=UTF-8");  </w:t>
      </w:r>
    </w:p>
    <w:p w:rsidR="008415D1" w:rsidRDefault="00124AEC">
      <w:pPr>
        <w:autoSpaceDE w:val="0"/>
        <w:autoSpaceDN w:val="0"/>
        <w:adjustRightInd w:val="0"/>
        <w:jc w:val="left"/>
        <w:rPr>
          <w:szCs w:val="24"/>
        </w:rPr>
      </w:pPr>
      <w:r>
        <w:rPr>
          <w:szCs w:val="24"/>
        </w:rPr>
        <w:tab/>
      </w:r>
      <w:r>
        <w:rPr>
          <w:szCs w:val="24"/>
        </w:rPr>
        <w:tab/>
        <w:t xml:space="preserve">        response.setCharacterEncoding("UTF-8"); </w:t>
      </w:r>
    </w:p>
    <w:p w:rsidR="008415D1" w:rsidRDefault="00124AEC">
      <w:pPr>
        <w:autoSpaceDE w:val="0"/>
        <w:autoSpaceDN w:val="0"/>
        <w:adjustRightInd w:val="0"/>
        <w:jc w:val="left"/>
        <w:rPr>
          <w:szCs w:val="24"/>
        </w:rPr>
      </w:pPr>
      <w:r>
        <w:rPr>
          <w:szCs w:val="24"/>
        </w:rPr>
        <w:tab/>
      </w:r>
      <w:r>
        <w:rPr>
          <w:szCs w:val="24"/>
        </w:rPr>
        <w:tab/>
        <w:t xml:space="preserve">        int searchflag=0;</w:t>
      </w:r>
    </w:p>
    <w:p w:rsidR="008415D1" w:rsidRDefault="00124AEC">
      <w:pPr>
        <w:autoSpaceDE w:val="0"/>
        <w:autoSpaceDN w:val="0"/>
        <w:adjustRightInd w:val="0"/>
        <w:jc w:val="left"/>
        <w:rPr>
          <w:szCs w:val="24"/>
        </w:rPr>
      </w:pPr>
      <w:r>
        <w:rPr>
          <w:szCs w:val="24"/>
        </w:rPr>
        <w:tab/>
      </w:r>
      <w:r>
        <w:rPr>
          <w:szCs w:val="24"/>
        </w:rPr>
        <w:tab/>
        <w:t xml:space="preserve">        String searchcon=null;</w:t>
      </w:r>
    </w:p>
    <w:p w:rsidR="008415D1" w:rsidRDefault="00124AEC">
      <w:pPr>
        <w:autoSpaceDE w:val="0"/>
        <w:autoSpaceDN w:val="0"/>
        <w:adjustRightInd w:val="0"/>
        <w:jc w:val="left"/>
        <w:rPr>
          <w:szCs w:val="24"/>
        </w:rPr>
      </w:pPr>
      <w:r>
        <w:rPr>
          <w:szCs w:val="24"/>
        </w:rPr>
        <w:tab/>
      </w:r>
      <w:r>
        <w:rPr>
          <w:szCs w:val="24"/>
        </w:rPr>
        <w:tab/>
        <w:t xml:space="preserve">        String searchvalue=null;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Cookie[] cookies = request.getCookies();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 (cookies != null &amp;&amp; cookies.length &gt; 0) { //</w:t>
      </w:r>
      <w:r>
        <w:rPr>
          <w:szCs w:val="24"/>
        </w:rPr>
        <w:t>如果没有设置过</w:t>
      </w:r>
      <w:r>
        <w:rPr>
          <w:szCs w:val="24"/>
        </w:rPr>
        <w:t>Cookie</w:t>
      </w:r>
      <w:r>
        <w:rPr>
          <w:szCs w:val="24"/>
        </w:rPr>
        <w:t>会返回</w:t>
      </w:r>
      <w:r>
        <w:rPr>
          <w:szCs w:val="24"/>
        </w:rPr>
        <w:t>null  </w:t>
      </w:r>
    </w:p>
    <w:p w:rsidR="008415D1" w:rsidRDefault="00124AEC">
      <w:pPr>
        <w:autoSpaceDE w:val="0"/>
        <w:autoSpaceDN w:val="0"/>
        <w:adjustRightInd w:val="0"/>
        <w:jc w:val="left"/>
        <w:rPr>
          <w:szCs w:val="24"/>
        </w:rPr>
      </w:pPr>
      <w:r>
        <w:rPr>
          <w:szCs w:val="24"/>
        </w:rPr>
        <w:lastRenderedPageBreak/>
        <w:tab/>
      </w:r>
      <w:r>
        <w:rPr>
          <w:szCs w:val="24"/>
        </w:rPr>
        <w:tab/>
      </w:r>
      <w:r>
        <w:rPr>
          <w:szCs w:val="24"/>
        </w:rPr>
        <w:tab/>
      </w:r>
      <w:r>
        <w:rPr>
          <w:szCs w:val="24"/>
        </w:rPr>
        <w:tab/>
      </w:r>
      <w:r>
        <w:rPr>
          <w:szCs w:val="24"/>
        </w:rPr>
        <w:tab/>
        <w:t>for (Cookie cookie : cookies){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String cookiename=cookie.getName();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if(cookiename.equals("selection")){</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t>searchcon= URLDecoder.decode(cookie.getValue(),"utf-8");</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t>}else if(cookiename.equals("searchvalue")){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searchvalue= URLDecoder.decode(cookie.getValue(),"utf-8");</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System.out.println("cookie 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if(searchcon!=null&amp;searchvalue!=null){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searchflag=1;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//get session</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HttpSession session = request.getSession(false);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userid=null;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userid=(String)session.getAttribute("userid");</w:t>
      </w:r>
    </w:p>
    <w:p w:rsidR="008415D1" w:rsidRDefault="00124AEC">
      <w:pPr>
        <w:autoSpaceDE w:val="0"/>
        <w:autoSpaceDN w:val="0"/>
        <w:adjustRightInd w:val="0"/>
        <w:jc w:val="left"/>
        <w:rPr>
          <w:szCs w:val="24"/>
        </w:rPr>
      </w:pPr>
      <w:r>
        <w:rPr>
          <w:szCs w:val="24"/>
        </w:rPr>
        <w:tab/>
      </w:r>
      <w:r>
        <w:rPr>
          <w:szCs w:val="24"/>
        </w:rPr>
        <w:tab/>
        <w:t xml:space="preserve">        //json</w:t>
      </w:r>
      <w:r>
        <w:rPr>
          <w:szCs w:val="24"/>
        </w:rPr>
        <w:t>封装</w:t>
      </w:r>
    </w:p>
    <w:p w:rsidR="008415D1" w:rsidRDefault="00124AEC">
      <w:pPr>
        <w:autoSpaceDE w:val="0"/>
        <w:autoSpaceDN w:val="0"/>
        <w:adjustRightInd w:val="0"/>
        <w:jc w:val="left"/>
        <w:rPr>
          <w:szCs w:val="24"/>
        </w:rPr>
      </w:pPr>
      <w:r>
        <w:rPr>
          <w:szCs w:val="24"/>
        </w:rPr>
        <w:tab/>
      </w:r>
      <w:r>
        <w:rPr>
          <w:szCs w:val="24"/>
        </w:rPr>
        <w:tab/>
        <w:t xml:space="preserve">        JSONArray array=new JSONArray();</w:t>
      </w:r>
    </w:p>
    <w:p w:rsidR="008415D1" w:rsidRDefault="00124AEC">
      <w:pPr>
        <w:autoSpaceDE w:val="0"/>
        <w:autoSpaceDN w:val="0"/>
        <w:adjustRightInd w:val="0"/>
        <w:jc w:val="left"/>
        <w:rPr>
          <w:szCs w:val="24"/>
        </w:rPr>
      </w:pPr>
      <w:r>
        <w:rPr>
          <w:szCs w:val="24"/>
        </w:rPr>
        <w:tab/>
      </w:r>
      <w:r>
        <w:rPr>
          <w:szCs w:val="24"/>
        </w:rPr>
        <w:tab/>
        <w:t xml:space="preserve">        JSONObject object=new JSONObject();</w:t>
      </w:r>
    </w:p>
    <w:p w:rsidR="008415D1" w:rsidRDefault="00124AEC">
      <w:pPr>
        <w:autoSpaceDE w:val="0"/>
        <w:autoSpaceDN w:val="0"/>
        <w:adjustRightInd w:val="0"/>
        <w:jc w:val="left"/>
        <w:rPr>
          <w:szCs w:val="24"/>
        </w:rPr>
      </w:pPr>
      <w:r>
        <w:rPr>
          <w:szCs w:val="24"/>
        </w:rPr>
        <w:tab/>
      </w:r>
      <w:r>
        <w:rPr>
          <w:szCs w:val="24"/>
        </w:rPr>
        <w:tab/>
        <w:t xml:space="preserve">        int ID,num;</w:t>
      </w:r>
    </w:p>
    <w:p w:rsidR="008415D1" w:rsidRDefault="00124AEC">
      <w:pPr>
        <w:autoSpaceDE w:val="0"/>
        <w:autoSpaceDN w:val="0"/>
        <w:adjustRightInd w:val="0"/>
        <w:jc w:val="left"/>
        <w:rPr>
          <w:szCs w:val="24"/>
        </w:rPr>
      </w:pPr>
      <w:r>
        <w:rPr>
          <w:szCs w:val="24"/>
        </w:rPr>
        <w:tab/>
      </w:r>
      <w:r>
        <w:rPr>
          <w:szCs w:val="24"/>
        </w:rPr>
        <w:tab/>
        <w:t xml:space="preserve">        String name,teacher;</w:t>
      </w:r>
    </w:p>
    <w:p w:rsidR="008415D1" w:rsidRDefault="00124AEC">
      <w:pPr>
        <w:autoSpaceDE w:val="0"/>
        <w:autoSpaceDN w:val="0"/>
        <w:adjustRightInd w:val="0"/>
        <w:jc w:val="left"/>
        <w:rPr>
          <w:szCs w:val="24"/>
        </w:rPr>
      </w:pPr>
      <w:r>
        <w:rPr>
          <w:szCs w:val="24"/>
        </w:rPr>
        <w:tab/>
      </w:r>
      <w:r>
        <w:rPr>
          <w:szCs w:val="24"/>
        </w:rPr>
        <w:tab/>
        <w:t xml:space="preserve">        try{</w:t>
      </w:r>
    </w:p>
    <w:p w:rsidR="008415D1" w:rsidRDefault="00124AEC">
      <w:pPr>
        <w:autoSpaceDE w:val="0"/>
        <w:autoSpaceDN w:val="0"/>
        <w:adjustRightInd w:val="0"/>
        <w:jc w:val="left"/>
        <w:rPr>
          <w:szCs w:val="24"/>
        </w:rPr>
      </w:pPr>
      <w:r>
        <w:rPr>
          <w:szCs w:val="24"/>
        </w:rPr>
        <w:tab/>
      </w:r>
      <w:r>
        <w:rPr>
          <w:szCs w:val="24"/>
        </w:rPr>
        <w:tab/>
        <w:t xml:space="preserve">        </w:t>
      </w:r>
      <w:r>
        <w:rPr>
          <w:szCs w:val="24"/>
        </w:rPr>
        <w:tab/>
        <w:t>ResultSet courseinfo=null;</w:t>
      </w:r>
    </w:p>
    <w:p w:rsidR="008415D1" w:rsidRDefault="00124AEC">
      <w:pPr>
        <w:autoSpaceDE w:val="0"/>
        <w:autoSpaceDN w:val="0"/>
        <w:adjustRightInd w:val="0"/>
        <w:jc w:val="left"/>
        <w:rPr>
          <w:szCs w:val="24"/>
        </w:rPr>
      </w:pPr>
      <w:r>
        <w:rPr>
          <w:szCs w:val="24"/>
        </w:rPr>
        <w:tab/>
      </w:r>
      <w:r>
        <w:rPr>
          <w:szCs w:val="24"/>
        </w:rPr>
        <w:tab/>
        <w:t xml:space="preserve">        </w:t>
      </w:r>
      <w:r>
        <w:rPr>
          <w:szCs w:val="24"/>
        </w:rPr>
        <w:tab/>
        <w:t>if(searchflag==0){</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courseinfo=course.importcourses(userid);</w:t>
      </w:r>
    </w:p>
    <w:p w:rsidR="008415D1" w:rsidRDefault="00124AEC">
      <w:pPr>
        <w:autoSpaceDE w:val="0"/>
        <w:autoSpaceDN w:val="0"/>
        <w:adjustRightInd w:val="0"/>
        <w:jc w:val="left"/>
        <w:rPr>
          <w:szCs w:val="24"/>
        </w:rPr>
      </w:pPr>
      <w:r>
        <w:rPr>
          <w:szCs w:val="24"/>
        </w:rPr>
        <w:tab/>
      </w:r>
      <w:r>
        <w:rPr>
          <w:szCs w:val="24"/>
        </w:rPr>
        <w:tab/>
        <w:t xml:space="preserve">        </w:t>
      </w:r>
      <w:r>
        <w:rPr>
          <w:szCs w:val="24"/>
        </w:rPr>
        <w:tab/>
        <w:t>}else if(searchflag==1){</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 xml:space="preserve">System.out.println("in classdetail: import with search </w:t>
      </w:r>
      <w:r>
        <w:rPr>
          <w:szCs w:val="24"/>
        </w:rPr>
        <w:lastRenderedPageBreak/>
        <w:t>condition");</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//have to convert to exactly sql element name</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String searchcond="";</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switch(searchcon){</w:t>
      </w:r>
    </w:p>
    <w:p w:rsidR="008415D1" w:rsidRDefault="00124AEC">
      <w:pPr>
        <w:autoSpaceDE w:val="0"/>
        <w:autoSpaceDN w:val="0"/>
        <w:adjustRightInd w:val="0"/>
        <w:jc w:val="left"/>
        <w:rPr>
          <w:szCs w:val="24"/>
        </w:rPr>
      </w:pPr>
      <w:r>
        <w:rPr>
          <w:szCs w:val="24"/>
        </w:rPr>
        <w:tab/>
      </w:r>
      <w:r>
        <w:rPr>
          <w:szCs w:val="24"/>
        </w:rPr>
        <w:tab/>
      </w:r>
      <w:r>
        <w:rPr>
          <w:szCs w:val="24"/>
        </w:rPr>
        <w:tab/>
        <w:t xml:space="preserve">        </w:t>
      </w:r>
      <w:r>
        <w:rPr>
          <w:szCs w:val="24"/>
        </w:rPr>
        <w:tab/>
      </w:r>
      <w:r>
        <w:rPr>
          <w:szCs w:val="24"/>
        </w:rPr>
        <w:tab/>
        <w:t>case "1" : searchcond = "id";break;</w:t>
      </w:r>
    </w:p>
    <w:p w:rsidR="008415D1" w:rsidRDefault="00124AEC">
      <w:pPr>
        <w:autoSpaceDE w:val="0"/>
        <w:autoSpaceDN w:val="0"/>
        <w:adjustRightInd w:val="0"/>
        <w:jc w:val="left"/>
        <w:rPr>
          <w:szCs w:val="24"/>
        </w:rPr>
      </w:pPr>
      <w:r>
        <w:rPr>
          <w:szCs w:val="24"/>
        </w:rPr>
        <w:tab/>
      </w:r>
      <w:r>
        <w:rPr>
          <w:szCs w:val="24"/>
        </w:rPr>
        <w:tab/>
      </w:r>
      <w:r>
        <w:rPr>
          <w:szCs w:val="24"/>
        </w:rPr>
        <w:tab/>
        <w:t xml:space="preserve">        </w:t>
      </w:r>
      <w:r>
        <w:rPr>
          <w:szCs w:val="24"/>
        </w:rPr>
        <w:tab/>
      </w:r>
      <w:r>
        <w:rPr>
          <w:szCs w:val="24"/>
        </w:rPr>
        <w:tab/>
        <w:t>case "2" : searchcond = "teacher";break;</w:t>
      </w:r>
    </w:p>
    <w:p w:rsidR="008415D1" w:rsidRDefault="00124AEC">
      <w:pPr>
        <w:autoSpaceDE w:val="0"/>
        <w:autoSpaceDN w:val="0"/>
        <w:adjustRightInd w:val="0"/>
        <w:jc w:val="left"/>
        <w:rPr>
          <w:szCs w:val="24"/>
        </w:rPr>
      </w:pPr>
      <w:r>
        <w:rPr>
          <w:szCs w:val="24"/>
        </w:rPr>
        <w:tab/>
      </w:r>
      <w:r>
        <w:rPr>
          <w:szCs w:val="24"/>
        </w:rPr>
        <w:tab/>
      </w:r>
      <w:r>
        <w:rPr>
          <w:szCs w:val="24"/>
        </w:rPr>
        <w:tab/>
        <w:t xml:space="preserve">        </w:t>
      </w:r>
      <w:r>
        <w:rPr>
          <w:szCs w:val="24"/>
        </w:rPr>
        <w:tab/>
      </w:r>
      <w:r>
        <w:rPr>
          <w:szCs w:val="24"/>
        </w:rPr>
        <w:tab/>
        <w:t>case "3" : searchcond="name";break;</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System.out.println("searchcon:"+searchcon);</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courseinfo = course.importfilitercourses(searchcond,searchvalue);</w:t>
      </w:r>
    </w:p>
    <w:p w:rsidR="008415D1" w:rsidRDefault="00124AEC">
      <w:pPr>
        <w:autoSpaceDE w:val="0"/>
        <w:autoSpaceDN w:val="0"/>
        <w:adjustRightInd w:val="0"/>
        <w:jc w:val="left"/>
        <w:rPr>
          <w:szCs w:val="24"/>
        </w:rPr>
      </w:pPr>
      <w:r>
        <w:rPr>
          <w:szCs w:val="24"/>
        </w:rPr>
        <w:tab/>
      </w:r>
      <w:r>
        <w:rPr>
          <w:szCs w:val="24"/>
        </w:rPr>
        <w:tab/>
        <w:t xml:space="preserve">        </w:t>
      </w:r>
      <w:r>
        <w:rPr>
          <w:szCs w:val="24"/>
        </w:rPr>
        <w:tab/>
        <w:t>}</w:t>
      </w:r>
    </w:p>
    <w:p w:rsidR="008415D1" w:rsidRDefault="00124AEC">
      <w:pPr>
        <w:autoSpaceDE w:val="0"/>
        <w:autoSpaceDN w:val="0"/>
        <w:adjustRightInd w:val="0"/>
        <w:jc w:val="left"/>
        <w:rPr>
          <w:szCs w:val="24"/>
        </w:rPr>
      </w:pPr>
      <w:r>
        <w:rPr>
          <w:szCs w:val="24"/>
        </w:rPr>
        <w:tab/>
      </w:r>
      <w:r>
        <w:rPr>
          <w:szCs w:val="24"/>
        </w:rPr>
        <w:tab/>
        <w:t xml:space="preserve">        </w:t>
      </w:r>
      <w:r>
        <w:rPr>
          <w:szCs w:val="24"/>
        </w:rPr>
        <w:tab/>
        <w:t>while(courseinfo.next()){</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object.put("id", courseinfo.getInt(1));</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object.put("name", courseinfo.getString(2));</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object.put("teacherid", courseinfo.getString(3));</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object.put("teacher", courseinfo.getString(14));</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object.put("statusCode", "200");</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object.put("message", "success");</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array.add(object);</w:t>
      </w:r>
    </w:p>
    <w:p w:rsidR="008415D1" w:rsidRDefault="00124AEC">
      <w:pPr>
        <w:autoSpaceDE w:val="0"/>
        <w:autoSpaceDN w:val="0"/>
        <w:adjustRightInd w:val="0"/>
        <w:jc w:val="left"/>
        <w:rPr>
          <w:szCs w:val="24"/>
        </w:rPr>
      </w:pPr>
      <w:r>
        <w:rPr>
          <w:szCs w:val="24"/>
        </w:rPr>
        <w:tab/>
      </w:r>
      <w:r>
        <w:rPr>
          <w:szCs w:val="24"/>
        </w:rPr>
        <w:tab/>
        <w:t xml:space="preserve">        </w:t>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int totalamount=courseinfo.getRow();</w:t>
      </w:r>
    </w:p>
    <w:p w:rsidR="008415D1" w:rsidRDefault="00124AEC">
      <w:pPr>
        <w:autoSpaceDE w:val="0"/>
        <w:autoSpaceDN w:val="0"/>
        <w:adjustRightInd w:val="0"/>
        <w:jc w:val="left"/>
        <w:rPr>
          <w:szCs w:val="24"/>
        </w:rPr>
      </w:pPr>
      <w:r>
        <w:rPr>
          <w:szCs w:val="24"/>
        </w:rPr>
        <w:tab/>
      </w:r>
      <w:r>
        <w:rPr>
          <w:szCs w:val="24"/>
        </w:rPr>
        <w:tab/>
        <w:t xml:space="preserve">            object.put("totalamount", totalamount);</w:t>
      </w:r>
    </w:p>
    <w:p w:rsidR="008415D1" w:rsidRDefault="00124AEC">
      <w:pPr>
        <w:autoSpaceDE w:val="0"/>
        <w:autoSpaceDN w:val="0"/>
        <w:adjustRightInd w:val="0"/>
        <w:jc w:val="left"/>
        <w:rPr>
          <w:szCs w:val="24"/>
        </w:rPr>
      </w:pPr>
      <w:r>
        <w:rPr>
          <w:szCs w:val="24"/>
        </w:rPr>
        <w:tab/>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}catch(Exception e1){</w:t>
      </w:r>
    </w:p>
    <w:p w:rsidR="008415D1" w:rsidRDefault="00124AEC">
      <w:pPr>
        <w:autoSpaceDE w:val="0"/>
        <w:autoSpaceDN w:val="0"/>
        <w:adjustRightInd w:val="0"/>
        <w:jc w:val="left"/>
        <w:rPr>
          <w:szCs w:val="24"/>
        </w:rPr>
      </w:pPr>
      <w:r>
        <w:rPr>
          <w:szCs w:val="24"/>
        </w:rPr>
        <w:tab/>
      </w:r>
      <w:r>
        <w:rPr>
          <w:szCs w:val="24"/>
        </w:rPr>
        <w:tab/>
        <w:t xml:space="preserve">        </w:t>
      </w:r>
      <w:r>
        <w:rPr>
          <w:szCs w:val="24"/>
        </w:rPr>
        <w:tab/>
        <w:t>System.out.println("in classdetail error: "+e1);</w:t>
      </w:r>
    </w:p>
    <w:p w:rsidR="008415D1" w:rsidRDefault="00124AEC">
      <w:pPr>
        <w:autoSpaceDE w:val="0"/>
        <w:autoSpaceDN w:val="0"/>
        <w:adjustRightInd w:val="0"/>
        <w:jc w:val="left"/>
        <w:rPr>
          <w:szCs w:val="24"/>
        </w:rPr>
      </w:pPr>
      <w:r>
        <w:rPr>
          <w:szCs w:val="24"/>
        </w:rPr>
        <w:tab/>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response.getOutputStream().write(array.toString().getBytes("UTF-8"));</w:t>
      </w:r>
    </w:p>
    <w:p w:rsidR="008415D1" w:rsidRDefault="00124AEC">
      <w:pPr>
        <w:autoSpaceDE w:val="0"/>
        <w:autoSpaceDN w:val="0"/>
        <w:adjustRightInd w:val="0"/>
        <w:jc w:val="left"/>
        <w:rPr>
          <w:szCs w:val="24"/>
        </w:rPr>
      </w:pPr>
      <w:r>
        <w:rPr>
          <w:szCs w:val="24"/>
        </w:rPr>
        <w:tab/>
      </w:r>
      <w:r>
        <w:rPr>
          <w:szCs w:val="24"/>
        </w:rPr>
        <w:tab/>
        <w:t xml:space="preserve">        response.setContentType("text/json; charset=UTF-8");</w:t>
      </w:r>
    </w:p>
    <w:p w:rsidR="008415D1" w:rsidRDefault="00124AEC">
      <w:pPr>
        <w:autoSpaceDE w:val="0"/>
        <w:autoSpaceDN w:val="0"/>
        <w:adjustRightInd w:val="0"/>
        <w:jc w:val="left"/>
        <w:rPr>
          <w:szCs w:val="24"/>
        </w:rPr>
      </w:pPr>
      <w:r>
        <w:rPr>
          <w:szCs w:val="24"/>
        </w:rPr>
        <w:lastRenderedPageBreak/>
        <w:tab/>
      </w:r>
      <w:r>
        <w:rPr>
          <w:szCs w:val="24"/>
        </w:rPr>
        <w:tab/>
        <w:t xml:space="preserve">        System.out.println("end of calssdetailtest");</w:t>
      </w:r>
    </w:p>
    <w:p w:rsidR="008415D1" w:rsidRDefault="00124AEC">
      <w:pPr>
        <w:autoSpaceDE w:val="0"/>
        <w:autoSpaceDN w:val="0"/>
        <w:adjustRightInd w:val="0"/>
        <w:jc w:val="left"/>
        <w:rPr>
          <w:szCs w:val="24"/>
        </w:rPr>
      </w:pPr>
      <w:r>
        <w:rPr>
          <w:szCs w:val="24"/>
        </w:rPr>
        <w:t>}</w:t>
      </w:r>
    </w:p>
    <w:p w:rsidR="008415D1" w:rsidRDefault="00124AEC">
      <w:pPr>
        <w:autoSpaceDE w:val="0"/>
        <w:autoSpaceDN w:val="0"/>
        <w:adjustRightInd w:val="0"/>
        <w:jc w:val="left"/>
        <w:rPr>
          <w:szCs w:val="24"/>
        </w:rPr>
      </w:pPr>
      <w:r>
        <w:rPr>
          <w:rFonts w:hint="eastAsia"/>
          <w:szCs w:val="24"/>
        </w:rPr>
        <w:t>7</w:t>
      </w:r>
      <w:r>
        <w:rPr>
          <w:rFonts w:hint="eastAsia"/>
          <w:szCs w:val="24"/>
        </w:rPr>
        <w:t>、</w:t>
      </w:r>
      <w:r>
        <w:rPr>
          <w:rFonts w:hint="eastAsia"/>
          <w:szCs w:val="24"/>
        </w:rPr>
        <w:t>uploadlist.java</w:t>
      </w:r>
    </w:p>
    <w:p w:rsidR="008415D1" w:rsidRDefault="00124AEC">
      <w:pPr>
        <w:autoSpaceDE w:val="0"/>
        <w:autoSpaceDN w:val="0"/>
        <w:adjustRightInd w:val="0"/>
        <w:jc w:val="left"/>
        <w:rPr>
          <w:szCs w:val="24"/>
        </w:rPr>
      </w:pPr>
      <w:r>
        <w:rPr>
          <w:szCs w:val="24"/>
        </w:rPr>
        <w:t>protected void doGet(HttpServletRequest request, HttpServletResponse response) throws ServletException, IOException {</w:t>
      </w:r>
    </w:p>
    <w:p w:rsidR="008415D1" w:rsidRDefault="00124AEC">
      <w:pPr>
        <w:autoSpaceDE w:val="0"/>
        <w:autoSpaceDN w:val="0"/>
        <w:adjustRightInd w:val="0"/>
        <w:jc w:val="left"/>
        <w:rPr>
          <w:szCs w:val="24"/>
        </w:rPr>
      </w:pPr>
      <w:r>
        <w:rPr>
          <w:szCs w:val="24"/>
        </w:rPr>
        <w:tab/>
      </w:r>
      <w:r>
        <w:rPr>
          <w:szCs w:val="24"/>
        </w:rPr>
        <w:tab/>
        <w:t>// TODO Auto-generated method stub</w:t>
      </w:r>
    </w:p>
    <w:p w:rsidR="008415D1" w:rsidRDefault="00124AEC">
      <w:pPr>
        <w:autoSpaceDE w:val="0"/>
        <w:autoSpaceDN w:val="0"/>
        <w:adjustRightInd w:val="0"/>
        <w:jc w:val="left"/>
        <w:rPr>
          <w:szCs w:val="24"/>
        </w:rPr>
      </w:pPr>
      <w:r>
        <w:rPr>
          <w:szCs w:val="24"/>
        </w:rPr>
        <w:tab/>
      </w:r>
      <w:r>
        <w:rPr>
          <w:szCs w:val="24"/>
        </w:rPr>
        <w:tab/>
        <w:t>//</w:t>
      </w:r>
      <w:r>
        <w:rPr>
          <w:szCs w:val="24"/>
        </w:rPr>
        <w:t>中文乱码</w:t>
      </w:r>
    </w:p>
    <w:p w:rsidR="008415D1" w:rsidRDefault="00124AEC">
      <w:pPr>
        <w:autoSpaceDE w:val="0"/>
        <w:autoSpaceDN w:val="0"/>
        <w:adjustRightInd w:val="0"/>
        <w:jc w:val="left"/>
        <w:rPr>
          <w:szCs w:val="24"/>
        </w:rPr>
      </w:pPr>
      <w:r>
        <w:rPr>
          <w:szCs w:val="24"/>
        </w:rPr>
        <w:tab/>
      </w:r>
      <w:r>
        <w:rPr>
          <w:szCs w:val="24"/>
        </w:rPr>
        <w:tab/>
        <w:t xml:space="preserve">response.setContentType("text/html;charset=UTF-8");  </w:t>
      </w:r>
    </w:p>
    <w:p w:rsidR="008415D1" w:rsidRDefault="00124AEC">
      <w:pPr>
        <w:autoSpaceDE w:val="0"/>
        <w:autoSpaceDN w:val="0"/>
        <w:adjustRightInd w:val="0"/>
        <w:jc w:val="left"/>
        <w:rPr>
          <w:szCs w:val="24"/>
        </w:rPr>
      </w:pPr>
      <w:r>
        <w:rPr>
          <w:szCs w:val="24"/>
        </w:rPr>
        <w:t xml:space="preserve">        response.setCharacterEncoding("UTF-8"); </w:t>
      </w:r>
    </w:p>
    <w:p w:rsidR="008415D1" w:rsidRDefault="00124AEC">
      <w:pPr>
        <w:autoSpaceDE w:val="0"/>
        <w:autoSpaceDN w:val="0"/>
        <w:adjustRightInd w:val="0"/>
        <w:jc w:val="left"/>
        <w:rPr>
          <w:szCs w:val="24"/>
        </w:rPr>
      </w:pPr>
      <w:r>
        <w:rPr>
          <w:szCs w:val="24"/>
        </w:rPr>
        <w:t xml:space="preserve">        //json</w:t>
      </w:r>
      <w:r>
        <w:rPr>
          <w:szCs w:val="24"/>
        </w:rPr>
        <w:t>封装</w:t>
      </w:r>
    </w:p>
    <w:p w:rsidR="008415D1" w:rsidRDefault="00124AEC">
      <w:pPr>
        <w:autoSpaceDE w:val="0"/>
        <w:autoSpaceDN w:val="0"/>
        <w:adjustRightInd w:val="0"/>
        <w:jc w:val="left"/>
        <w:rPr>
          <w:szCs w:val="24"/>
        </w:rPr>
      </w:pPr>
      <w:r>
        <w:rPr>
          <w:szCs w:val="24"/>
        </w:rPr>
        <w:t xml:space="preserve">        JSONArray array=new JSONArray();</w:t>
      </w:r>
    </w:p>
    <w:p w:rsidR="008415D1" w:rsidRDefault="00124AEC">
      <w:pPr>
        <w:autoSpaceDE w:val="0"/>
        <w:autoSpaceDN w:val="0"/>
        <w:adjustRightInd w:val="0"/>
        <w:jc w:val="left"/>
        <w:rPr>
          <w:szCs w:val="24"/>
        </w:rPr>
      </w:pPr>
      <w:r>
        <w:rPr>
          <w:szCs w:val="24"/>
        </w:rPr>
        <w:t xml:space="preserve">        JSONObject object=new JSONObject();</w:t>
      </w:r>
    </w:p>
    <w:p w:rsidR="008415D1" w:rsidRDefault="00124AEC">
      <w:pPr>
        <w:autoSpaceDE w:val="0"/>
        <w:autoSpaceDN w:val="0"/>
        <w:adjustRightInd w:val="0"/>
        <w:jc w:val="left"/>
        <w:rPr>
          <w:szCs w:val="24"/>
        </w:rPr>
      </w:pPr>
      <w:r>
        <w:rPr>
          <w:szCs w:val="24"/>
        </w:rPr>
        <w:t xml:space="preserve">        int ID,num;</w:t>
      </w:r>
    </w:p>
    <w:p w:rsidR="008415D1" w:rsidRDefault="00124AEC">
      <w:pPr>
        <w:autoSpaceDE w:val="0"/>
        <w:autoSpaceDN w:val="0"/>
        <w:adjustRightInd w:val="0"/>
        <w:jc w:val="left"/>
        <w:rPr>
          <w:szCs w:val="24"/>
        </w:rPr>
      </w:pPr>
      <w:r>
        <w:rPr>
          <w:szCs w:val="24"/>
        </w:rPr>
        <w:t xml:space="preserve">        String classid="";</w:t>
      </w:r>
    </w:p>
    <w:p w:rsidR="008415D1" w:rsidRDefault="00124AEC">
      <w:pPr>
        <w:autoSpaceDE w:val="0"/>
        <w:autoSpaceDN w:val="0"/>
        <w:adjustRightInd w:val="0"/>
        <w:jc w:val="left"/>
        <w:rPr>
          <w:szCs w:val="24"/>
        </w:rPr>
      </w:pPr>
      <w:r>
        <w:rPr>
          <w:szCs w:val="24"/>
        </w:rPr>
        <w:tab/>
      </w:r>
      <w:r>
        <w:rPr>
          <w:szCs w:val="24"/>
        </w:rPr>
        <w:tab/>
        <w:t>String assnum="";</w:t>
      </w:r>
    </w:p>
    <w:p w:rsidR="008415D1" w:rsidRDefault="00124AEC">
      <w:pPr>
        <w:autoSpaceDE w:val="0"/>
        <w:autoSpaceDN w:val="0"/>
        <w:adjustRightInd w:val="0"/>
        <w:jc w:val="left"/>
        <w:rPr>
          <w:szCs w:val="24"/>
        </w:rPr>
      </w:pPr>
      <w:r>
        <w:rPr>
          <w:szCs w:val="24"/>
        </w:rPr>
        <w:tab/>
      </w:r>
      <w:r>
        <w:rPr>
          <w:szCs w:val="24"/>
        </w:rPr>
        <w:tab/>
        <w:t>Cookie[] cookies = request.getCookies();</w:t>
      </w:r>
    </w:p>
    <w:p w:rsidR="008415D1" w:rsidRDefault="00124AEC">
      <w:pPr>
        <w:autoSpaceDE w:val="0"/>
        <w:autoSpaceDN w:val="0"/>
        <w:adjustRightInd w:val="0"/>
        <w:jc w:val="left"/>
        <w:rPr>
          <w:szCs w:val="24"/>
        </w:rPr>
      </w:pPr>
      <w:r>
        <w:rPr>
          <w:szCs w:val="24"/>
        </w:rPr>
        <w:tab/>
      </w:r>
      <w:r>
        <w:rPr>
          <w:szCs w:val="24"/>
        </w:rPr>
        <w:tab/>
        <w:t>if (cookies != null &amp;&amp; cookies.length &gt; 0) { //</w:t>
      </w:r>
      <w:r>
        <w:rPr>
          <w:szCs w:val="24"/>
        </w:rPr>
        <w:t>如果没有设置过</w:t>
      </w:r>
      <w:r>
        <w:rPr>
          <w:szCs w:val="24"/>
        </w:rPr>
        <w:t>Cookie</w:t>
      </w:r>
      <w:r>
        <w:rPr>
          <w:szCs w:val="24"/>
        </w:rPr>
        <w:t>会返回</w:t>
      </w:r>
      <w:r>
        <w:rPr>
          <w:szCs w:val="24"/>
        </w:rPr>
        <w:t>null  </w:t>
      </w:r>
    </w:p>
    <w:p w:rsidR="008415D1" w:rsidRDefault="00124AEC">
      <w:pPr>
        <w:autoSpaceDE w:val="0"/>
        <w:autoSpaceDN w:val="0"/>
        <w:adjustRightInd w:val="0"/>
        <w:jc w:val="left"/>
        <w:rPr>
          <w:szCs w:val="24"/>
        </w:rPr>
      </w:pPr>
      <w:r>
        <w:rPr>
          <w:szCs w:val="24"/>
        </w:rPr>
        <w:tab/>
      </w:r>
      <w:r>
        <w:rPr>
          <w:szCs w:val="24"/>
        </w:rPr>
        <w:tab/>
      </w:r>
      <w:r>
        <w:rPr>
          <w:szCs w:val="24"/>
        </w:rPr>
        <w:tab/>
        <w:t>for (Cookie cookie : cookies){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cookiename=cookie.getName();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if(cookiename.equals("id")){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classid= cookie.getValue();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}else if(cookiename.equals("assnum")){</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assnum= cookie.getValue();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String assid="";</w:t>
      </w:r>
    </w:p>
    <w:p w:rsidR="008415D1" w:rsidRDefault="00124AEC">
      <w:pPr>
        <w:autoSpaceDE w:val="0"/>
        <w:autoSpaceDN w:val="0"/>
        <w:adjustRightInd w:val="0"/>
        <w:jc w:val="left"/>
        <w:rPr>
          <w:szCs w:val="24"/>
        </w:rPr>
      </w:pPr>
      <w:r>
        <w:rPr>
          <w:szCs w:val="24"/>
        </w:rPr>
        <w:lastRenderedPageBreak/>
        <w:tab/>
      </w:r>
      <w:r>
        <w:rPr>
          <w:szCs w:val="24"/>
        </w:rPr>
        <w:tab/>
        <w:t>assid+=classid;</w:t>
      </w:r>
    </w:p>
    <w:p w:rsidR="008415D1" w:rsidRDefault="00124AEC">
      <w:pPr>
        <w:autoSpaceDE w:val="0"/>
        <w:autoSpaceDN w:val="0"/>
        <w:adjustRightInd w:val="0"/>
        <w:jc w:val="left"/>
        <w:rPr>
          <w:szCs w:val="24"/>
        </w:rPr>
      </w:pPr>
      <w:r>
        <w:rPr>
          <w:szCs w:val="24"/>
        </w:rPr>
        <w:tab/>
      </w:r>
      <w:r>
        <w:rPr>
          <w:szCs w:val="24"/>
        </w:rPr>
        <w:tab/>
        <w:t>assid+="0";</w:t>
      </w:r>
    </w:p>
    <w:p w:rsidR="008415D1" w:rsidRDefault="00124AEC">
      <w:pPr>
        <w:autoSpaceDE w:val="0"/>
        <w:autoSpaceDN w:val="0"/>
        <w:adjustRightInd w:val="0"/>
        <w:jc w:val="left"/>
        <w:rPr>
          <w:szCs w:val="24"/>
        </w:rPr>
      </w:pPr>
      <w:r>
        <w:rPr>
          <w:szCs w:val="24"/>
        </w:rPr>
        <w:tab/>
      </w:r>
      <w:r>
        <w:rPr>
          <w:szCs w:val="24"/>
        </w:rPr>
        <w:tab/>
        <w:t>assid+=assnum;</w:t>
      </w:r>
    </w:p>
    <w:p w:rsidR="008415D1" w:rsidRDefault="00124AEC">
      <w:pPr>
        <w:autoSpaceDE w:val="0"/>
        <w:autoSpaceDN w:val="0"/>
        <w:adjustRightInd w:val="0"/>
        <w:jc w:val="left"/>
        <w:rPr>
          <w:szCs w:val="24"/>
        </w:rPr>
      </w:pPr>
      <w:r>
        <w:rPr>
          <w:szCs w:val="24"/>
        </w:rPr>
        <w:t xml:space="preserve">        try{</w:t>
      </w:r>
    </w:p>
    <w:p w:rsidR="008415D1" w:rsidRDefault="00124AEC">
      <w:pPr>
        <w:autoSpaceDE w:val="0"/>
        <w:autoSpaceDN w:val="0"/>
        <w:adjustRightInd w:val="0"/>
        <w:jc w:val="left"/>
        <w:rPr>
          <w:szCs w:val="24"/>
        </w:rPr>
      </w:pPr>
      <w:r>
        <w:rPr>
          <w:szCs w:val="24"/>
        </w:rPr>
        <w:t xml:space="preserve">        </w:t>
      </w:r>
      <w:r>
        <w:rPr>
          <w:szCs w:val="24"/>
        </w:rPr>
        <w:tab/>
        <w:t>ResultSet uploadlist=null;</w:t>
      </w:r>
    </w:p>
    <w:p w:rsidR="008415D1" w:rsidRDefault="00124AEC">
      <w:pPr>
        <w:autoSpaceDE w:val="0"/>
        <w:autoSpaceDN w:val="0"/>
        <w:adjustRightInd w:val="0"/>
        <w:jc w:val="left"/>
        <w:rPr>
          <w:szCs w:val="24"/>
        </w:rPr>
      </w:pPr>
      <w:r>
        <w:rPr>
          <w:szCs w:val="24"/>
        </w:rPr>
        <w:t xml:space="preserve">    </w:t>
      </w:r>
      <w:r>
        <w:rPr>
          <w:szCs w:val="24"/>
        </w:rPr>
        <w:tab/>
      </w:r>
      <w:r>
        <w:rPr>
          <w:szCs w:val="24"/>
        </w:rPr>
        <w:tab/>
        <w:t>uploadlist=assignment.importassignmentfilelist(assid);</w:t>
      </w:r>
    </w:p>
    <w:p w:rsidR="008415D1" w:rsidRDefault="00124AEC">
      <w:pPr>
        <w:autoSpaceDE w:val="0"/>
        <w:autoSpaceDN w:val="0"/>
        <w:adjustRightInd w:val="0"/>
        <w:jc w:val="left"/>
        <w:rPr>
          <w:szCs w:val="24"/>
        </w:rPr>
      </w:pPr>
      <w:r>
        <w:rPr>
          <w:szCs w:val="24"/>
        </w:rPr>
        <w:t xml:space="preserve">        </w:t>
      </w:r>
      <w:r>
        <w:rPr>
          <w:szCs w:val="24"/>
        </w:rPr>
        <w:tab/>
        <w:t>while(uploadlist.next()){</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object.put("id", uploadlist.getString(1));</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object.put("url", uploadlist.getString(2));</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object.put("filename", uploadlist.getString(3));</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object.put("courseid", classid);</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object.put("assnum", assnum);</w:t>
      </w:r>
    </w:p>
    <w:p w:rsidR="008415D1" w:rsidRDefault="00124AEC">
      <w:pPr>
        <w:autoSpaceDE w:val="0"/>
        <w:autoSpaceDN w:val="0"/>
        <w:adjustRightInd w:val="0"/>
        <w:jc w:val="left"/>
        <w:rPr>
          <w:szCs w:val="24"/>
        </w:rPr>
      </w:pPr>
      <w:r>
        <w:rPr>
          <w:szCs w:val="24"/>
        </w:rPr>
        <w:t xml:space="preserve">        </w:t>
      </w:r>
      <w:r>
        <w:rPr>
          <w:szCs w:val="24"/>
        </w:rPr>
        <w:tab/>
      </w:r>
      <w:r>
        <w:rPr>
          <w:szCs w:val="24"/>
        </w:rPr>
        <w:tab/>
        <w:t>array.add(object);</w:t>
      </w:r>
    </w:p>
    <w:p w:rsidR="008415D1" w:rsidRDefault="00124AEC">
      <w:pPr>
        <w:autoSpaceDE w:val="0"/>
        <w:autoSpaceDN w:val="0"/>
        <w:adjustRightInd w:val="0"/>
        <w:jc w:val="left"/>
        <w:rPr>
          <w:szCs w:val="24"/>
        </w:rPr>
      </w:pPr>
      <w:r>
        <w:rPr>
          <w:szCs w:val="24"/>
        </w:rPr>
        <w:t xml:space="preserve">        </w:t>
      </w:r>
      <w:r>
        <w:rPr>
          <w:szCs w:val="24"/>
        </w:rPr>
        <w:tab/>
        <w:t xml:space="preserve">}    </w:t>
      </w:r>
    </w:p>
    <w:p w:rsidR="008415D1" w:rsidRDefault="00124AEC">
      <w:pPr>
        <w:autoSpaceDE w:val="0"/>
        <w:autoSpaceDN w:val="0"/>
        <w:adjustRightInd w:val="0"/>
        <w:jc w:val="left"/>
        <w:rPr>
          <w:szCs w:val="24"/>
        </w:rPr>
      </w:pPr>
      <w:r>
        <w:rPr>
          <w:szCs w:val="24"/>
        </w:rPr>
        <w:t xml:space="preserve">        }catch(Exception e1){</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response.getOutputStream().write(array.toString().getBytes("UTF-8"));</w:t>
      </w:r>
    </w:p>
    <w:p w:rsidR="008415D1" w:rsidRDefault="00124AEC">
      <w:pPr>
        <w:autoSpaceDE w:val="0"/>
        <w:autoSpaceDN w:val="0"/>
        <w:adjustRightInd w:val="0"/>
        <w:jc w:val="left"/>
        <w:rPr>
          <w:szCs w:val="24"/>
        </w:rPr>
      </w:pPr>
      <w:r>
        <w:rPr>
          <w:szCs w:val="24"/>
        </w:rPr>
        <w:t xml:space="preserve">        response.setContentType("text/json; charset=UTF-8");</w:t>
      </w:r>
      <w:r>
        <w:rPr>
          <w:szCs w:val="24"/>
        </w:rPr>
        <w:tab/>
      </w:r>
      <w:r>
        <w:rPr>
          <w:szCs w:val="24"/>
        </w:rPr>
        <w:tab/>
        <w:t xml:space="preserve"> </w:t>
      </w:r>
    </w:p>
    <w:p w:rsidR="008415D1" w:rsidRDefault="00124AEC">
      <w:pPr>
        <w:widowControl/>
        <w:jc w:val="left"/>
        <w:rPr>
          <w:szCs w:val="24"/>
        </w:rPr>
      </w:pPr>
      <w:r>
        <w:rPr>
          <w:szCs w:val="24"/>
        </w:rPr>
        <w:tab/>
        <w:t>}</w:t>
      </w:r>
      <w:r>
        <w:rPr>
          <w:szCs w:val="24"/>
        </w:rPr>
        <w:br w:type="page"/>
      </w:r>
    </w:p>
    <w:p w:rsidR="008415D1" w:rsidRDefault="00124AEC">
      <w:pPr>
        <w:pStyle w:val="Heading1"/>
        <w:spacing w:before="960" w:after="480"/>
      </w:pPr>
      <w:bookmarkStart w:id="223" w:name="_Toc483344184"/>
      <w:r>
        <w:lastRenderedPageBreak/>
        <w:br w:type="page"/>
      </w:r>
    </w:p>
    <w:p w:rsidR="008415D1" w:rsidRDefault="00124AEC">
      <w:pPr>
        <w:pStyle w:val="Heading1"/>
        <w:pageBreakBefore/>
        <w:spacing w:before="960" w:after="480"/>
      </w:pPr>
      <w:r>
        <w:rPr>
          <w:rFonts w:hint="eastAsia"/>
        </w:rPr>
        <w:lastRenderedPageBreak/>
        <w:t>附录</w:t>
      </w:r>
      <w:r>
        <w:rPr>
          <w:rFonts w:hint="eastAsia"/>
        </w:rPr>
        <w:t xml:space="preserve">B: </w:t>
      </w:r>
      <w:r>
        <w:rPr>
          <w:rFonts w:hint="eastAsia"/>
        </w:rPr>
        <w:t>软件使用说明书</w:t>
      </w:r>
      <w:bookmarkEnd w:id="223"/>
    </w:p>
    <w:p w:rsidR="008415D1" w:rsidRDefault="00124AEC">
      <w:pPr>
        <w:pStyle w:val="Heading2"/>
        <w:spacing w:before="240" w:after="120"/>
        <w:rPr>
          <w:szCs w:val="28"/>
        </w:rPr>
      </w:pPr>
      <w:bookmarkStart w:id="224" w:name="_Toc483344185"/>
      <w:bookmarkStart w:id="225" w:name="_Toc482214619"/>
      <w:bookmarkStart w:id="226" w:name="_Toc482214757"/>
      <w:r>
        <w:rPr>
          <w:szCs w:val="28"/>
        </w:rPr>
        <w:t>1.</w:t>
      </w:r>
      <w:r>
        <w:rPr>
          <w:rFonts w:hAnsi="宋体"/>
          <w:szCs w:val="28"/>
        </w:rPr>
        <w:t>软件描述</w:t>
      </w:r>
      <w:bookmarkEnd w:id="224"/>
      <w:bookmarkEnd w:id="225"/>
      <w:bookmarkEnd w:id="226"/>
    </w:p>
    <w:p w:rsidR="008415D1" w:rsidRDefault="00124AEC">
      <w:pPr>
        <w:spacing w:line="300" w:lineRule="auto"/>
        <w:ind w:firstLineChars="200" w:firstLine="480"/>
      </w:pPr>
      <w:r>
        <w:t>本系统是为了给教师和学生一个相互沟通交流的平台</w:t>
      </w:r>
      <w:r>
        <w:rPr>
          <w:rFonts w:hint="eastAsia"/>
        </w:rPr>
        <w:t>，</w:t>
      </w:r>
      <w:r>
        <w:t>帮助学生解决课堂上遇到的困难</w:t>
      </w:r>
      <w:r>
        <w:rPr>
          <w:rFonts w:hint="eastAsia"/>
        </w:rPr>
        <w:t>，</w:t>
      </w:r>
      <w:r>
        <w:t>使得教师更好的安排课程</w:t>
      </w:r>
      <w:r>
        <w:rPr>
          <w:rFonts w:hint="eastAsia"/>
        </w:rPr>
        <w:t>。</w:t>
      </w:r>
    </w:p>
    <w:p w:rsidR="008415D1" w:rsidRDefault="00124AEC">
      <w:pPr>
        <w:pStyle w:val="Heading3"/>
        <w:spacing w:before="120"/>
        <w:rPr>
          <w:szCs w:val="24"/>
        </w:rPr>
      </w:pPr>
      <w:bookmarkStart w:id="227" w:name="_Toc482214620"/>
      <w:bookmarkStart w:id="228" w:name="_Toc483344186"/>
      <w:bookmarkStart w:id="229" w:name="_Toc482214758"/>
      <w:r>
        <w:rPr>
          <w:szCs w:val="24"/>
        </w:rPr>
        <w:t xml:space="preserve">1.1 </w:t>
      </w:r>
      <w:r>
        <w:rPr>
          <w:szCs w:val="24"/>
        </w:rPr>
        <w:t>系统主要功能</w:t>
      </w:r>
      <w:bookmarkEnd w:id="227"/>
      <w:bookmarkEnd w:id="228"/>
      <w:bookmarkEnd w:id="229"/>
    </w:p>
    <w:p w:rsidR="008415D1" w:rsidRDefault="00124AEC">
      <w:pPr>
        <w:spacing w:line="300" w:lineRule="auto"/>
        <w:ind w:firstLineChars="200" w:firstLine="480"/>
      </w:pPr>
      <w:r>
        <w:t>本系统主要功能如下：</w:t>
      </w:r>
    </w:p>
    <w:p w:rsidR="008415D1" w:rsidRDefault="00124AEC">
      <w:pPr>
        <w:numPr>
          <w:ilvl w:val="0"/>
          <w:numId w:val="6"/>
        </w:numPr>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8415D1" w:rsidRDefault="00124AEC">
      <w:pPr>
        <w:pStyle w:val="ListParagraph"/>
        <w:numPr>
          <w:ilvl w:val="0"/>
          <w:numId w:val="6"/>
        </w:numPr>
        <w:spacing w:line="300" w:lineRule="auto"/>
        <w:ind w:leftChars="200" w:left="905" w:firstLineChars="0"/>
        <w:rPr>
          <w:szCs w:val="24"/>
        </w:rPr>
      </w:pPr>
      <w:r>
        <w:rPr>
          <w:szCs w:val="24"/>
        </w:rPr>
        <w:t>课程信息管理：</w:t>
      </w:r>
      <w:r>
        <w:rPr>
          <w:rFonts w:hint="eastAsia"/>
        </w:rPr>
        <w:t>教师用户可以上传或下载课件、下载作业以及编辑课程；管理员用户可以及管理课程；学生用户可以下载课件、上传或下载自己的作业。</w:t>
      </w:r>
    </w:p>
    <w:p w:rsidR="008415D1" w:rsidRDefault="00124AEC">
      <w:pPr>
        <w:numPr>
          <w:ilvl w:val="0"/>
          <w:numId w:val="6"/>
        </w:numPr>
        <w:spacing w:line="300" w:lineRule="auto"/>
        <w:ind w:leftChars="200" w:left="905"/>
        <w:rPr>
          <w:szCs w:val="24"/>
        </w:rPr>
      </w:pPr>
      <w:r>
        <w:rPr>
          <w:szCs w:val="24"/>
        </w:rPr>
        <w:t>用户信息管理：</w:t>
      </w:r>
      <w:r>
        <w:rPr>
          <w:szCs w:val="24"/>
        </w:rPr>
        <w:t xml:space="preserve"> </w:t>
      </w:r>
      <w:r>
        <w:rPr>
          <w:szCs w:val="24"/>
        </w:rPr>
        <w:t>管理员用户可以管理教师或学生信息</w:t>
      </w:r>
      <w:r>
        <w:rPr>
          <w:rFonts w:hint="eastAsia"/>
          <w:szCs w:val="24"/>
        </w:rPr>
        <w:t>；</w:t>
      </w:r>
      <w:r>
        <w:rPr>
          <w:szCs w:val="24"/>
        </w:rPr>
        <w:t>教师或学生用户可以管理个人信息</w:t>
      </w:r>
      <w:r>
        <w:rPr>
          <w:rFonts w:hint="eastAsia"/>
          <w:szCs w:val="24"/>
        </w:rPr>
        <w:t>。</w:t>
      </w:r>
    </w:p>
    <w:p w:rsidR="008415D1" w:rsidRDefault="00124AEC">
      <w:pPr>
        <w:numPr>
          <w:ilvl w:val="0"/>
          <w:numId w:val="6"/>
        </w:numPr>
        <w:spacing w:line="300" w:lineRule="auto"/>
        <w:ind w:leftChars="200" w:left="905"/>
        <w:rPr>
          <w:szCs w:val="24"/>
        </w:rPr>
      </w:pPr>
      <w:r>
        <w:rPr>
          <w:szCs w:val="24"/>
        </w:rPr>
        <w:t>留言信息管理：</w:t>
      </w:r>
      <w:r>
        <w:rPr>
          <w:rFonts w:hint="eastAsia"/>
        </w:rPr>
        <w:t>教师用户可以发表或删除话题以及评论、加入聊天室聊天；管理员用户可以删除话题和评论；学生用户发表或删除话题以及评论并加入聊天室。</w:t>
      </w:r>
    </w:p>
    <w:p w:rsidR="008415D1" w:rsidRDefault="00124AEC">
      <w:pPr>
        <w:pStyle w:val="Heading2"/>
        <w:spacing w:before="240" w:after="120"/>
        <w:rPr>
          <w:szCs w:val="28"/>
        </w:rPr>
      </w:pPr>
      <w:bookmarkStart w:id="230" w:name="_Toc482214621"/>
      <w:bookmarkStart w:id="231" w:name="_Toc483344187"/>
      <w:bookmarkStart w:id="232" w:name="_Toc482214759"/>
      <w:r>
        <w:rPr>
          <w:szCs w:val="28"/>
        </w:rPr>
        <w:t>2.</w:t>
      </w:r>
      <w:r>
        <w:rPr>
          <w:rFonts w:hAnsi="宋体"/>
          <w:szCs w:val="28"/>
        </w:rPr>
        <w:t>软件的安装</w:t>
      </w:r>
      <w:bookmarkEnd w:id="230"/>
      <w:bookmarkEnd w:id="231"/>
      <w:bookmarkEnd w:id="232"/>
    </w:p>
    <w:p w:rsidR="008415D1" w:rsidRDefault="00124AEC">
      <w:pPr>
        <w:pStyle w:val="Heading3"/>
        <w:spacing w:before="120"/>
        <w:rPr>
          <w:szCs w:val="24"/>
        </w:rPr>
      </w:pPr>
      <w:bookmarkStart w:id="233" w:name="_Toc482214760"/>
      <w:bookmarkStart w:id="234" w:name="_Toc482214622"/>
      <w:bookmarkStart w:id="235" w:name="_Toc483344188"/>
      <w:r>
        <w:rPr>
          <w:szCs w:val="24"/>
        </w:rPr>
        <w:t xml:space="preserve">2.1 </w:t>
      </w:r>
      <w:r>
        <w:rPr>
          <w:szCs w:val="24"/>
        </w:rPr>
        <w:t>系统环境需求</w:t>
      </w:r>
      <w:bookmarkEnd w:id="233"/>
      <w:bookmarkEnd w:id="234"/>
      <w:bookmarkEnd w:id="235"/>
    </w:p>
    <w:p w:rsidR="008415D1" w:rsidRDefault="00124AEC">
      <w:pPr>
        <w:numPr>
          <w:ilvl w:val="0"/>
          <w:numId w:val="7"/>
        </w:numPr>
        <w:spacing w:line="300" w:lineRule="auto"/>
        <w:ind w:left="0" w:firstLineChars="200" w:firstLine="480"/>
        <w:rPr>
          <w:szCs w:val="24"/>
        </w:rPr>
      </w:pPr>
      <w:r>
        <w:rPr>
          <w:szCs w:val="24"/>
        </w:rPr>
        <w:t>基本硬件平台</w:t>
      </w:r>
    </w:p>
    <w:p w:rsidR="008415D1" w:rsidRDefault="00124AEC">
      <w:pPr>
        <w:spacing w:line="300" w:lineRule="auto"/>
        <w:ind w:leftChars="300" w:left="720"/>
        <w:rPr>
          <w:szCs w:val="24"/>
        </w:rPr>
      </w:pPr>
      <w:r>
        <w:rPr>
          <w:szCs w:val="24"/>
        </w:rPr>
        <w:t> CPU</w:t>
      </w:r>
      <w:r>
        <w:rPr>
          <w:szCs w:val="24"/>
        </w:rPr>
        <w:t>：</w:t>
      </w:r>
      <w:r>
        <w:rPr>
          <w:szCs w:val="24"/>
        </w:rPr>
        <w:t xml:space="preserve">PII </w:t>
      </w:r>
      <w:r>
        <w:rPr>
          <w:szCs w:val="24"/>
        </w:rPr>
        <w:t>或更高</w:t>
      </w:r>
    </w:p>
    <w:p w:rsidR="008415D1" w:rsidRDefault="00124AEC">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8415D1" w:rsidRDefault="00124AEC">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8415D1" w:rsidRDefault="00124AEC">
      <w:pPr>
        <w:numPr>
          <w:ilvl w:val="0"/>
          <w:numId w:val="7"/>
        </w:numPr>
        <w:spacing w:line="300" w:lineRule="auto"/>
        <w:ind w:leftChars="200" w:left="905"/>
        <w:rPr>
          <w:szCs w:val="24"/>
        </w:rPr>
      </w:pPr>
      <w:r>
        <w:rPr>
          <w:szCs w:val="24"/>
        </w:rPr>
        <w:t>基本软件平台</w:t>
      </w:r>
    </w:p>
    <w:p w:rsidR="008415D1" w:rsidRDefault="00124AEC">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8415D1" w:rsidRDefault="00124AEC">
      <w:pPr>
        <w:spacing w:line="300" w:lineRule="auto"/>
        <w:ind w:leftChars="300" w:left="720"/>
        <w:rPr>
          <w:szCs w:val="24"/>
        </w:rPr>
      </w:pPr>
      <w:r>
        <w:rPr>
          <w:szCs w:val="24"/>
        </w:rPr>
        <w:t xml:space="preserve"> </w:t>
      </w:r>
      <w:r>
        <w:rPr>
          <w:szCs w:val="24"/>
        </w:rPr>
        <w:t>数据库：</w:t>
      </w:r>
      <w:r>
        <w:rPr>
          <w:szCs w:val="24"/>
        </w:rPr>
        <w:t>SQLSERVER 2008</w:t>
      </w:r>
    </w:p>
    <w:p w:rsidR="008415D1" w:rsidRDefault="00124AEC">
      <w:pPr>
        <w:spacing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rsidR="008415D1" w:rsidRDefault="00124AEC">
      <w:pPr>
        <w:spacing w:line="300" w:lineRule="auto"/>
        <w:ind w:leftChars="300" w:left="720"/>
      </w:pPr>
      <w:r>
        <w:lastRenderedPageBreak/>
        <w:t xml:space="preserve"> </w:t>
      </w:r>
      <w:r>
        <w:t>分辨率：</w:t>
      </w:r>
      <w:r>
        <w:t xml:space="preserve">1024*768 </w:t>
      </w:r>
      <w:r>
        <w:t>或更高</w:t>
      </w:r>
    </w:p>
    <w:p w:rsidR="008415D1" w:rsidRDefault="00124AEC">
      <w:pPr>
        <w:pStyle w:val="Heading3"/>
        <w:tabs>
          <w:tab w:val="left" w:pos="3482"/>
        </w:tabs>
        <w:spacing w:before="120"/>
        <w:rPr>
          <w:szCs w:val="24"/>
        </w:rPr>
      </w:pPr>
      <w:bookmarkStart w:id="236" w:name="_Toc482214623"/>
      <w:bookmarkStart w:id="237" w:name="_Toc482214761"/>
      <w:bookmarkStart w:id="238" w:name="_Toc483344189"/>
      <w:r>
        <w:rPr>
          <w:szCs w:val="24"/>
        </w:rPr>
        <w:t xml:space="preserve">2.2 </w:t>
      </w:r>
      <w:r>
        <w:rPr>
          <w:szCs w:val="24"/>
        </w:rPr>
        <w:t>使用说明</w:t>
      </w:r>
      <w:bookmarkEnd w:id="236"/>
      <w:bookmarkEnd w:id="237"/>
      <w:bookmarkEnd w:id="238"/>
      <w:r>
        <w:rPr>
          <w:szCs w:val="24"/>
        </w:rPr>
        <w:tab/>
      </w:r>
    </w:p>
    <w:p w:rsidR="008415D1" w:rsidRDefault="00124AEC">
      <w:pPr>
        <w:spacing w:line="300" w:lineRule="auto"/>
        <w:ind w:firstLineChars="200" w:firstLine="480"/>
        <w:rPr>
          <w:szCs w:val="24"/>
        </w:rPr>
      </w:pPr>
      <w:r>
        <w:t>在系统部署好以后，管理员或者用户可以直接打开软件，进入主页即可使用本系统</w:t>
      </w:r>
      <w:r>
        <w:rPr>
          <w:rFonts w:hint="eastAsia"/>
        </w:rPr>
        <w:t>。</w:t>
      </w:r>
    </w:p>
    <w:sectPr w:rsidR="008415D1">
      <w:headerReference w:type="first" r:id="rId76"/>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59F" w:rsidRDefault="0067159F">
      <w:pPr>
        <w:spacing w:after="0" w:line="240" w:lineRule="auto"/>
      </w:pPr>
      <w:r>
        <w:separator/>
      </w:r>
    </w:p>
  </w:endnote>
  <w:endnote w:type="continuationSeparator" w:id="0">
    <w:p w:rsidR="0067159F" w:rsidRDefault="00671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pPr>
      <w:pStyle w:val="Footer"/>
    </w:pPr>
    <w:r>
      <w:fldChar w:fldCharType="begin"/>
    </w:r>
    <w:r>
      <w:instrText>PAGE   \* MERGEFORMAT</w:instrText>
    </w:r>
    <w:r>
      <w:fldChar w:fldCharType="separate"/>
    </w:r>
    <w:r w:rsidR="00484057" w:rsidRPr="00484057">
      <w:rPr>
        <w:noProof/>
        <w:lang w:val="zh-CN"/>
      </w:rPr>
      <w:t>2</w:t>
    </w:r>
    <w:r>
      <w:rPr>
        <w:lang w:val="zh-CN"/>
      </w:rPr>
      <w:fldChar w:fldCharType="end"/>
    </w:r>
  </w:p>
  <w:p w:rsidR="004D04C2" w:rsidRDefault="004D04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pPr>
      <w:pStyle w:val="Footer"/>
      <w:jc w:val="right"/>
    </w:pPr>
    <w:r>
      <w:fldChar w:fldCharType="begin"/>
    </w:r>
    <w:r>
      <w:instrText>PAGE   \* MERGEFORMAT</w:instrText>
    </w:r>
    <w:r>
      <w:fldChar w:fldCharType="separate"/>
    </w:r>
    <w:r>
      <w:rPr>
        <w:lang w:val="zh-CN"/>
      </w:rPr>
      <w:t>13</w:t>
    </w:r>
    <w:r>
      <w:rPr>
        <w:lang w:val="zh-CN"/>
      </w:rPr>
      <w:fldChar w:fldCharType="end"/>
    </w:r>
  </w:p>
  <w:p w:rsidR="004D04C2" w:rsidRDefault="004D04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pPr>
      <w:pStyle w:val="Footer"/>
    </w:pPr>
    <w:r>
      <w:fldChar w:fldCharType="begin"/>
    </w:r>
    <w:r>
      <w:instrText>PAGE   \* MERGEFORMAT</w:instrText>
    </w:r>
    <w:r>
      <w:fldChar w:fldCharType="separate"/>
    </w:r>
    <w:r w:rsidR="00C879F7" w:rsidRPr="00C879F7">
      <w:rPr>
        <w:noProof/>
        <w:lang w:val="zh-CN"/>
      </w:rPr>
      <w:t>36</w:t>
    </w:r>
    <w:r>
      <w:rPr>
        <w:lang w:val="zh-CN"/>
      </w:rPr>
      <w:fldChar w:fldCharType="end"/>
    </w:r>
  </w:p>
  <w:p w:rsidR="004D04C2" w:rsidRDefault="004D04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pPr>
      <w:pStyle w:val="Footer"/>
      <w:jc w:val="right"/>
    </w:pPr>
    <w:r>
      <w:fldChar w:fldCharType="begin"/>
    </w:r>
    <w:r>
      <w:instrText>PAGE   \* MERGEFORMAT</w:instrText>
    </w:r>
    <w:r>
      <w:fldChar w:fldCharType="separate"/>
    </w:r>
    <w:r w:rsidR="00C879F7" w:rsidRPr="00C879F7">
      <w:rPr>
        <w:noProof/>
        <w:lang w:val="zh-CN"/>
      </w:rPr>
      <w:t>35</w:t>
    </w:r>
    <w:r>
      <w:rPr>
        <w:lang w:val="zh-CN"/>
      </w:rPr>
      <w:fldChar w:fldCharType="end"/>
    </w:r>
  </w:p>
  <w:p w:rsidR="004D04C2" w:rsidRDefault="004D04C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pPr>
      <w:pStyle w:val="Footer"/>
      <w:jc w:val="right"/>
    </w:pPr>
    <w:r>
      <w:fldChar w:fldCharType="begin"/>
    </w:r>
    <w:r>
      <w:instrText>PAGE   \* MERGEFORMAT</w:instrText>
    </w:r>
    <w:r>
      <w:fldChar w:fldCharType="separate"/>
    </w:r>
    <w:r w:rsidR="00484057" w:rsidRPr="00484057">
      <w:rPr>
        <w:noProof/>
        <w:lang w:val="zh-CN"/>
      </w:rPr>
      <w:t>i</w:t>
    </w:r>
    <w:r>
      <w:rPr>
        <w:lang w:val="zh-CN"/>
      </w:rPr>
      <w:fldChar w:fldCharType="end"/>
    </w:r>
  </w:p>
  <w:p w:rsidR="004D04C2" w:rsidRDefault="004D04C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pPr>
      <w:pStyle w:val="Footer"/>
    </w:pPr>
    <w:r>
      <w:fldChar w:fldCharType="begin"/>
    </w:r>
    <w:r>
      <w:instrText>PAGE   \* MERGEFORMAT</w:instrText>
    </w:r>
    <w:r>
      <w:fldChar w:fldCharType="separate"/>
    </w:r>
    <w:r w:rsidR="00C879F7" w:rsidRPr="00C879F7">
      <w:rPr>
        <w:noProof/>
        <w:lang w:val="zh-CN"/>
      </w:rPr>
      <w:t>44</w:t>
    </w:r>
    <w:r>
      <w:rPr>
        <w:lang w:val="zh-CN"/>
      </w:rPr>
      <w:fldChar w:fldCharType="end"/>
    </w:r>
  </w:p>
  <w:p w:rsidR="004D04C2" w:rsidRDefault="004D04C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pPr>
      <w:pStyle w:val="Footer"/>
      <w:jc w:val="right"/>
    </w:pPr>
    <w:r>
      <w:fldChar w:fldCharType="begin"/>
    </w:r>
    <w:r>
      <w:instrText>PAGE   \* MERGEFORMAT</w:instrText>
    </w:r>
    <w:r>
      <w:fldChar w:fldCharType="separate"/>
    </w:r>
    <w:r>
      <w:rPr>
        <w:lang w:val="zh-CN"/>
      </w:rPr>
      <w:t>13</w:t>
    </w:r>
    <w:r>
      <w:rPr>
        <w:lang w:val="zh-CN"/>
      </w:rPr>
      <w:fldChar w:fldCharType="end"/>
    </w:r>
  </w:p>
  <w:p w:rsidR="004D04C2" w:rsidRDefault="004D04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59F" w:rsidRDefault="0067159F">
      <w:pPr>
        <w:spacing w:after="0" w:line="240" w:lineRule="auto"/>
      </w:pPr>
      <w:r>
        <w:separator/>
      </w:r>
    </w:p>
  </w:footnote>
  <w:footnote w:type="continuationSeparator" w:id="0">
    <w:p w:rsidR="0067159F" w:rsidRDefault="006715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pPr>
      <w:pStyle w:val="Header"/>
    </w:pPr>
    <w:r>
      <w:rPr>
        <w:rFonts w:hint="eastAsia"/>
      </w:rPr>
      <w:t>本科毕业设计</w:t>
    </w:r>
    <w:r>
      <w:rPr>
        <w:rFonts w:ascii="宋体" w:hAnsi="宋体" w:hint="eastAsia"/>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rsidP="00502CF8">
    <w:pPr>
      <w:pStyle w:val="Header"/>
    </w:pPr>
    <w:r>
      <w:rPr>
        <w:rFonts w:hint="eastAsia"/>
      </w:rPr>
      <w:t>学生选课管理信息系统设计与实现设计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pPr>
      <w:pStyle w:val="Heade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4C2" w:rsidRDefault="004D04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42F1CAE"/>
    <w:multiLevelType w:val="multilevel"/>
    <w:tmpl w:val="042F1CAE"/>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C66EC"/>
    <w:multiLevelType w:val="singleLevel"/>
    <w:tmpl w:val="573C66EC"/>
    <w:lvl w:ilvl="0">
      <w:start w:val="1"/>
      <w:numFmt w:val="decimal"/>
      <w:lvlText w:val="(%1)"/>
      <w:lvlJc w:val="left"/>
      <w:pPr>
        <w:tabs>
          <w:tab w:val="left" w:pos="425"/>
        </w:tabs>
        <w:ind w:left="425" w:hanging="425"/>
      </w:pPr>
      <w:rPr>
        <w:rFonts w:hint="default"/>
      </w:rPr>
    </w:lvl>
  </w:abstractNum>
  <w:abstractNum w:abstractNumId="5"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6"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ST">
    <w15:presenceInfo w15:providerId="None" w15:userId="US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bordersDoNotSurroundHeader/>
  <w:bordersDoNotSurroundFooter/>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4D5"/>
    <w:rsid w:val="000007AE"/>
    <w:rsid w:val="0000348C"/>
    <w:rsid w:val="000035A8"/>
    <w:rsid w:val="00010DBD"/>
    <w:rsid w:val="000115EB"/>
    <w:rsid w:val="00014FF7"/>
    <w:rsid w:val="0002363E"/>
    <w:rsid w:val="00024AC0"/>
    <w:rsid w:val="000324A7"/>
    <w:rsid w:val="000354EF"/>
    <w:rsid w:val="00042172"/>
    <w:rsid w:val="000508B7"/>
    <w:rsid w:val="00054D2C"/>
    <w:rsid w:val="00054F3F"/>
    <w:rsid w:val="00055812"/>
    <w:rsid w:val="0005641A"/>
    <w:rsid w:val="000576B9"/>
    <w:rsid w:val="00060D08"/>
    <w:rsid w:val="00071AA1"/>
    <w:rsid w:val="000724F9"/>
    <w:rsid w:val="000729D1"/>
    <w:rsid w:val="00076ADA"/>
    <w:rsid w:val="000778C7"/>
    <w:rsid w:val="00086012"/>
    <w:rsid w:val="00087BFC"/>
    <w:rsid w:val="00090CFA"/>
    <w:rsid w:val="000A11A3"/>
    <w:rsid w:val="000A4577"/>
    <w:rsid w:val="000A5FDE"/>
    <w:rsid w:val="000A7477"/>
    <w:rsid w:val="000B02A3"/>
    <w:rsid w:val="000B19F8"/>
    <w:rsid w:val="000B797B"/>
    <w:rsid w:val="000C1E50"/>
    <w:rsid w:val="000C3960"/>
    <w:rsid w:val="000C5509"/>
    <w:rsid w:val="000C5EBE"/>
    <w:rsid w:val="000D2493"/>
    <w:rsid w:val="000D6F1A"/>
    <w:rsid w:val="000D7A9B"/>
    <w:rsid w:val="000E2133"/>
    <w:rsid w:val="000E578D"/>
    <w:rsid w:val="000E6134"/>
    <w:rsid w:val="000E6B0B"/>
    <w:rsid w:val="000E75CA"/>
    <w:rsid w:val="000E7BCF"/>
    <w:rsid w:val="000E7E67"/>
    <w:rsid w:val="000E7EB3"/>
    <w:rsid w:val="000F341D"/>
    <w:rsid w:val="000F4384"/>
    <w:rsid w:val="00101C27"/>
    <w:rsid w:val="001055AA"/>
    <w:rsid w:val="0010639C"/>
    <w:rsid w:val="0010651F"/>
    <w:rsid w:val="0010663B"/>
    <w:rsid w:val="001066F6"/>
    <w:rsid w:val="0011266A"/>
    <w:rsid w:val="00114B7B"/>
    <w:rsid w:val="00124AEC"/>
    <w:rsid w:val="00125002"/>
    <w:rsid w:val="001312EF"/>
    <w:rsid w:val="00131707"/>
    <w:rsid w:val="00132EA0"/>
    <w:rsid w:val="00135C20"/>
    <w:rsid w:val="001365E2"/>
    <w:rsid w:val="00136CBB"/>
    <w:rsid w:val="001403B6"/>
    <w:rsid w:val="00144D39"/>
    <w:rsid w:val="001520E2"/>
    <w:rsid w:val="00157349"/>
    <w:rsid w:val="00157DCE"/>
    <w:rsid w:val="0016135A"/>
    <w:rsid w:val="0017166A"/>
    <w:rsid w:val="00174438"/>
    <w:rsid w:val="001779B1"/>
    <w:rsid w:val="00180937"/>
    <w:rsid w:val="00181775"/>
    <w:rsid w:val="00187955"/>
    <w:rsid w:val="001A44B0"/>
    <w:rsid w:val="001B10F2"/>
    <w:rsid w:val="001B37B2"/>
    <w:rsid w:val="001B47F8"/>
    <w:rsid w:val="001B6149"/>
    <w:rsid w:val="001C21AC"/>
    <w:rsid w:val="001C23C1"/>
    <w:rsid w:val="001C2517"/>
    <w:rsid w:val="001D4020"/>
    <w:rsid w:val="001D74D2"/>
    <w:rsid w:val="001E40DE"/>
    <w:rsid w:val="001E7C7E"/>
    <w:rsid w:val="001F1F22"/>
    <w:rsid w:val="001F3066"/>
    <w:rsid w:val="001F4472"/>
    <w:rsid w:val="001F5D03"/>
    <w:rsid w:val="002004C6"/>
    <w:rsid w:val="00200C8B"/>
    <w:rsid w:val="00204000"/>
    <w:rsid w:val="002049D9"/>
    <w:rsid w:val="002103EC"/>
    <w:rsid w:val="00212BD0"/>
    <w:rsid w:val="002158FF"/>
    <w:rsid w:val="0021702F"/>
    <w:rsid w:val="00217A75"/>
    <w:rsid w:val="002224C5"/>
    <w:rsid w:val="00225571"/>
    <w:rsid w:val="002258AA"/>
    <w:rsid w:val="002365C5"/>
    <w:rsid w:val="00247514"/>
    <w:rsid w:val="002505F1"/>
    <w:rsid w:val="00251DFE"/>
    <w:rsid w:val="0026457E"/>
    <w:rsid w:val="002649B7"/>
    <w:rsid w:val="0026520B"/>
    <w:rsid w:val="0027368B"/>
    <w:rsid w:val="00273A27"/>
    <w:rsid w:val="00273DD0"/>
    <w:rsid w:val="00283FE3"/>
    <w:rsid w:val="00284A07"/>
    <w:rsid w:val="002856BF"/>
    <w:rsid w:val="00285DCA"/>
    <w:rsid w:val="00286478"/>
    <w:rsid w:val="002937B2"/>
    <w:rsid w:val="00294623"/>
    <w:rsid w:val="002976E4"/>
    <w:rsid w:val="002A0A12"/>
    <w:rsid w:val="002A25DA"/>
    <w:rsid w:val="002A64D8"/>
    <w:rsid w:val="002B261B"/>
    <w:rsid w:val="002B2A9E"/>
    <w:rsid w:val="002B2C42"/>
    <w:rsid w:val="002B31D7"/>
    <w:rsid w:val="002C005F"/>
    <w:rsid w:val="002C26B6"/>
    <w:rsid w:val="002C3627"/>
    <w:rsid w:val="002C505D"/>
    <w:rsid w:val="002D299A"/>
    <w:rsid w:val="002E4030"/>
    <w:rsid w:val="002E5C20"/>
    <w:rsid w:val="002F2FB8"/>
    <w:rsid w:val="002F32FD"/>
    <w:rsid w:val="002F3D4F"/>
    <w:rsid w:val="002F519D"/>
    <w:rsid w:val="002F6960"/>
    <w:rsid w:val="003007AA"/>
    <w:rsid w:val="00302F53"/>
    <w:rsid w:val="003044DF"/>
    <w:rsid w:val="00313969"/>
    <w:rsid w:val="00320C03"/>
    <w:rsid w:val="003272A1"/>
    <w:rsid w:val="00351E6E"/>
    <w:rsid w:val="00352BB4"/>
    <w:rsid w:val="00354047"/>
    <w:rsid w:val="003540CF"/>
    <w:rsid w:val="00355245"/>
    <w:rsid w:val="0036064E"/>
    <w:rsid w:val="003626CD"/>
    <w:rsid w:val="00364D02"/>
    <w:rsid w:val="003655CA"/>
    <w:rsid w:val="00367428"/>
    <w:rsid w:val="0037345B"/>
    <w:rsid w:val="00373487"/>
    <w:rsid w:val="0037597A"/>
    <w:rsid w:val="00377248"/>
    <w:rsid w:val="003818EF"/>
    <w:rsid w:val="00384B54"/>
    <w:rsid w:val="003862FE"/>
    <w:rsid w:val="00390AC7"/>
    <w:rsid w:val="003A50E7"/>
    <w:rsid w:val="003A7B19"/>
    <w:rsid w:val="003B0EF6"/>
    <w:rsid w:val="003B30FB"/>
    <w:rsid w:val="003B3D6F"/>
    <w:rsid w:val="003B506F"/>
    <w:rsid w:val="003C540E"/>
    <w:rsid w:val="003C580A"/>
    <w:rsid w:val="003D3736"/>
    <w:rsid w:val="003D5836"/>
    <w:rsid w:val="003E76B5"/>
    <w:rsid w:val="003F140C"/>
    <w:rsid w:val="003F4628"/>
    <w:rsid w:val="003F4D66"/>
    <w:rsid w:val="00401CD9"/>
    <w:rsid w:val="00401F9B"/>
    <w:rsid w:val="00403520"/>
    <w:rsid w:val="00410C86"/>
    <w:rsid w:val="004124F0"/>
    <w:rsid w:val="00413FD4"/>
    <w:rsid w:val="00414A25"/>
    <w:rsid w:val="00415311"/>
    <w:rsid w:val="00420EA9"/>
    <w:rsid w:val="004307B5"/>
    <w:rsid w:val="00433C61"/>
    <w:rsid w:val="00443E4A"/>
    <w:rsid w:val="0044658F"/>
    <w:rsid w:val="00454C19"/>
    <w:rsid w:val="00462612"/>
    <w:rsid w:val="004705B9"/>
    <w:rsid w:val="004725D2"/>
    <w:rsid w:val="00473AAC"/>
    <w:rsid w:val="00474159"/>
    <w:rsid w:val="00480CEE"/>
    <w:rsid w:val="0048326B"/>
    <w:rsid w:val="004837B8"/>
    <w:rsid w:val="0048380A"/>
    <w:rsid w:val="00484057"/>
    <w:rsid w:val="0049188B"/>
    <w:rsid w:val="004A144F"/>
    <w:rsid w:val="004A405F"/>
    <w:rsid w:val="004A59EC"/>
    <w:rsid w:val="004A76EA"/>
    <w:rsid w:val="004A7EE0"/>
    <w:rsid w:val="004B09C6"/>
    <w:rsid w:val="004C0666"/>
    <w:rsid w:val="004C2C56"/>
    <w:rsid w:val="004C3145"/>
    <w:rsid w:val="004C4E88"/>
    <w:rsid w:val="004D04C2"/>
    <w:rsid w:val="004E0C30"/>
    <w:rsid w:val="004E1870"/>
    <w:rsid w:val="004E4BC5"/>
    <w:rsid w:val="004E4C2D"/>
    <w:rsid w:val="004E50A3"/>
    <w:rsid w:val="004F04E8"/>
    <w:rsid w:val="004F28AD"/>
    <w:rsid w:val="004F29F5"/>
    <w:rsid w:val="004F2CAD"/>
    <w:rsid w:val="004F3408"/>
    <w:rsid w:val="004F3CCA"/>
    <w:rsid w:val="004F65C7"/>
    <w:rsid w:val="00502CF8"/>
    <w:rsid w:val="005062F0"/>
    <w:rsid w:val="0050729E"/>
    <w:rsid w:val="00507457"/>
    <w:rsid w:val="005076DC"/>
    <w:rsid w:val="00511FD0"/>
    <w:rsid w:val="00512747"/>
    <w:rsid w:val="00522B03"/>
    <w:rsid w:val="00523E6B"/>
    <w:rsid w:val="00532AB0"/>
    <w:rsid w:val="00532ABA"/>
    <w:rsid w:val="005332E4"/>
    <w:rsid w:val="00542959"/>
    <w:rsid w:val="005443D8"/>
    <w:rsid w:val="00544E6F"/>
    <w:rsid w:val="005477A9"/>
    <w:rsid w:val="00550B41"/>
    <w:rsid w:val="005516AB"/>
    <w:rsid w:val="005531F1"/>
    <w:rsid w:val="005561ED"/>
    <w:rsid w:val="0056176B"/>
    <w:rsid w:val="00563F3C"/>
    <w:rsid w:val="005943A4"/>
    <w:rsid w:val="005A5997"/>
    <w:rsid w:val="005A5A95"/>
    <w:rsid w:val="005A60BB"/>
    <w:rsid w:val="005A69F9"/>
    <w:rsid w:val="005B330B"/>
    <w:rsid w:val="005B7D70"/>
    <w:rsid w:val="005C3C5B"/>
    <w:rsid w:val="005C4E7E"/>
    <w:rsid w:val="005C5BA5"/>
    <w:rsid w:val="005D1739"/>
    <w:rsid w:val="005D35FD"/>
    <w:rsid w:val="005D4591"/>
    <w:rsid w:val="005E622B"/>
    <w:rsid w:val="005F1C22"/>
    <w:rsid w:val="005F1D71"/>
    <w:rsid w:val="005F5ACC"/>
    <w:rsid w:val="005F69DA"/>
    <w:rsid w:val="005F6A81"/>
    <w:rsid w:val="00604D83"/>
    <w:rsid w:val="0060553F"/>
    <w:rsid w:val="00607EC8"/>
    <w:rsid w:val="00611122"/>
    <w:rsid w:val="00611ADB"/>
    <w:rsid w:val="00613D3C"/>
    <w:rsid w:val="00616C8A"/>
    <w:rsid w:val="0062682C"/>
    <w:rsid w:val="00626D9D"/>
    <w:rsid w:val="00635960"/>
    <w:rsid w:val="0064443E"/>
    <w:rsid w:val="0064548E"/>
    <w:rsid w:val="00652D20"/>
    <w:rsid w:val="00655B5E"/>
    <w:rsid w:val="0066448E"/>
    <w:rsid w:val="0066675E"/>
    <w:rsid w:val="0067075C"/>
    <w:rsid w:val="00670FF4"/>
    <w:rsid w:val="0067159F"/>
    <w:rsid w:val="006823CD"/>
    <w:rsid w:val="00684A66"/>
    <w:rsid w:val="00691E4F"/>
    <w:rsid w:val="006A1511"/>
    <w:rsid w:val="006A2161"/>
    <w:rsid w:val="006B0CA7"/>
    <w:rsid w:val="006B55B6"/>
    <w:rsid w:val="006C2DAB"/>
    <w:rsid w:val="006D38E7"/>
    <w:rsid w:val="006E3563"/>
    <w:rsid w:val="006F2B22"/>
    <w:rsid w:val="006F3364"/>
    <w:rsid w:val="006F35B1"/>
    <w:rsid w:val="006F39EF"/>
    <w:rsid w:val="006F4054"/>
    <w:rsid w:val="006F4C88"/>
    <w:rsid w:val="007006BD"/>
    <w:rsid w:val="00702B58"/>
    <w:rsid w:val="00705689"/>
    <w:rsid w:val="00705E5C"/>
    <w:rsid w:val="0070731C"/>
    <w:rsid w:val="00711CEF"/>
    <w:rsid w:val="00714180"/>
    <w:rsid w:val="00717E5D"/>
    <w:rsid w:val="00722402"/>
    <w:rsid w:val="0073493F"/>
    <w:rsid w:val="007410CB"/>
    <w:rsid w:val="007420F1"/>
    <w:rsid w:val="00744044"/>
    <w:rsid w:val="00744120"/>
    <w:rsid w:val="007455EC"/>
    <w:rsid w:val="007464E3"/>
    <w:rsid w:val="0074653B"/>
    <w:rsid w:val="00757272"/>
    <w:rsid w:val="007573AF"/>
    <w:rsid w:val="00760069"/>
    <w:rsid w:val="007607DD"/>
    <w:rsid w:val="00760E34"/>
    <w:rsid w:val="00762DE9"/>
    <w:rsid w:val="00764351"/>
    <w:rsid w:val="00765680"/>
    <w:rsid w:val="007664DA"/>
    <w:rsid w:val="00767A21"/>
    <w:rsid w:val="00770E4C"/>
    <w:rsid w:val="00781644"/>
    <w:rsid w:val="00781D8B"/>
    <w:rsid w:val="00782DEF"/>
    <w:rsid w:val="00792F89"/>
    <w:rsid w:val="007A0088"/>
    <w:rsid w:val="007A2D19"/>
    <w:rsid w:val="007B284D"/>
    <w:rsid w:val="007B6AF4"/>
    <w:rsid w:val="007B6F8E"/>
    <w:rsid w:val="007B72D6"/>
    <w:rsid w:val="007C7BA9"/>
    <w:rsid w:val="007D2682"/>
    <w:rsid w:val="007D4670"/>
    <w:rsid w:val="007E12A3"/>
    <w:rsid w:val="007E2FD6"/>
    <w:rsid w:val="007E3EBA"/>
    <w:rsid w:val="007E4083"/>
    <w:rsid w:val="007E5BAF"/>
    <w:rsid w:val="007E6A91"/>
    <w:rsid w:val="007F42BD"/>
    <w:rsid w:val="007F4787"/>
    <w:rsid w:val="007F5FC1"/>
    <w:rsid w:val="00812236"/>
    <w:rsid w:val="00817C60"/>
    <w:rsid w:val="0082020E"/>
    <w:rsid w:val="00820D0E"/>
    <w:rsid w:val="00823DB5"/>
    <w:rsid w:val="00823F57"/>
    <w:rsid w:val="008315AA"/>
    <w:rsid w:val="008400A0"/>
    <w:rsid w:val="008415D1"/>
    <w:rsid w:val="008431CE"/>
    <w:rsid w:val="0084766D"/>
    <w:rsid w:val="008527A3"/>
    <w:rsid w:val="00862A5F"/>
    <w:rsid w:val="00864182"/>
    <w:rsid w:val="00865217"/>
    <w:rsid w:val="008653D9"/>
    <w:rsid w:val="008753E0"/>
    <w:rsid w:val="00881D03"/>
    <w:rsid w:val="008855F9"/>
    <w:rsid w:val="0089014D"/>
    <w:rsid w:val="00894BFA"/>
    <w:rsid w:val="0089541D"/>
    <w:rsid w:val="00895D8E"/>
    <w:rsid w:val="008A17A6"/>
    <w:rsid w:val="008A25E7"/>
    <w:rsid w:val="008A46B3"/>
    <w:rsid w:val="008A4BAD"/>
    <w:rsid w:val="008A6079"/>
    <w:rsid w:val="008B0225"/>
    <w:rsid w:val="008B2FFD"/>
    <w:rsid w:val="008B34D1"/>
    <w:rsid w:val="008B7B99"/>
    <w:rsid w:val="008C2566"/>
    <w:rsid w:val="008C497D"/>
    <w:rsid w:val="008C790B"/>
    <w:rsid w:val="008D0C86"/>
    <w:rsid w:val="008D32FB"/>
    <w:rsid w:val="008E10DB"/>
    <w:rsid w:val="008E4F9C"/>
    <w:rsid w:val="008F14B3"/>
    <w:rsid w:val="008F3DF8"/>
    <w:rsid w:val="008F4501"/>
    <w:rsid w:val="00904EAB"/>
    <w:rsid w:val="0090559C"/>
    <w:rsid w:val="00911939"/>
    <w:rsid w:val="00912C6D"/>
    <w:rsid w:val="00915EF6"/>
    <w:rsid w:val="00920254"/>
    <w:rsid w:val="00922C5A"/>
    <w:rsid w:val="00924AA7"/>
    <w:rsid w:val="00925A17"/>
    <w:rsid w:val="00936A6E"/>
    <w:rsid w:val="00937BEB"/>
    <w:rsid w:val="0094179D"/>
    <w:rsid w:val="00941F6F"/>
    <w:rsid w:val="00943185"/>
    <w:rsid w:val="009434FD"/>
    <w:rsid w:val="009448DA"/>
    <w:rsid w:val="00945153"/>
    <w:rsid w:val="0095189F"/>
    <w:rsid w:val="00953BE6"/>
    <w:rsid w:val="009568E3"/>
    <w:rsid w:val="0096154B"/>
    <w:rsid w:val="009634E0"/>
    <w:rsid w:val="0096510A"/>
    <w:rsid w:val="00967EF7"/>
    <w:rsid w:val="00970B5B"/>
    <w:rsid w:val="00971FBD"/>
    <w:rsid w:val="0097404B"/>
    <w:rsid w:val="009740F4"/>
    <w:rsid w:val="009747EC"/>
    <w:rsid w:val="009773B4"/>
    <w:rsid w:val="00980C6F"/>
    <w:rsid w:val="009824C0"/>
    <w:rsid w:val="00982EFD"/>
    <w:rsid w:val="0099114A"/>
    <w:rsid w:val="00991C27"/>
    <w:rsid w:val="009A18EA"/>
    <w:rsid w:val="009A1D5D"/>
    <w:rsid w:val="009A38D9"/>
    <w:rsid w:val="009B0836"/>
    <w:rsid w:val="009B0903"/>
    <w:rsid w:val="009B0AD0"/>
    <w:rsid w:val="009B1E18"/>
    <w:rsid w:val="009C52FB"/>
    <w:rsid w:val="009C565A"/>
    <w:rsid w:val="009C69AF"/>
    <w:rsid w:val="009C6BB5"/>
    <w:rsid w:val="009D20AC"/>
    <w:rsid w:val="009D2CE7"/>
    <w:rsid w:val="009D5A94"/>
    <w:rsid w:val="009E21D0"/>
    <w:rsid w:val="009E493F"/>
    <w:rsid w:val="009E6057"/>
    <w:rsid w:val="009E79F9"/>
    <w:rsid w:val="009F6716"/>
    <w:rsid w:val="00A007A3"/>
    <w:rsid w:val="00A036D1"/>
    <w:rsid w:val="00A06087"/>
    <w:rsid w:val="00A064D5"/>
    <w:rsid w:val="00A10863"/>
    <w:rsid w:val="00A177DC"/>
    <w:rsid w:val="00A20F26"/>
    <w:rsid w:val="00A4370C"/>
    <w:rsid w:val="00A52B7B"/>
    <w:rsid w:val="00A557BB"/>
    <w:rsid w:val="00A729E9"/>
    <w:rsid w:val="00A72BB8"/>
    <w:rsid w:val="00A765C2"/>
    <w:rsid w:val="00A8082E"/>
    <w:rsid w:val="00A80CF0"/>
    <w:rsid w:val="00A82870"/>
    <w:rsid w:val="00A853D4"/>
    <w:rsid w:val="00A93069"/>
    <w:rsid w:val="00A96451"/>
    <w:rsid w:val="00AA1605"/>
    <w:rsid w:val="00AA19CE"/>
    <w:rsid w:val="00AA4D60"/>
    <w:rsid w:val="00AA77E4"/>
    <w:rsid w:val="00AB55C2"/>
    <w:rsid w:val="00AB5EBB"/>
    <w:rsid w:val="00AB7635"/>
    <w:rsid w:val="00AC5CB6"/>
    <w:rsid w:val="00AC62AE"/>
    <w:rsid w:val="00AC7224"/>
    <w:rsid w:val="00AC7B01"/>
    <w:rsid w:val="00AD07F6"/>
    <w:rsid w:val="00AD0AE8"/>
    <w:rsid w:val="00AD196B"/>
    <w:rsid w:val="00AE0EC1"/>
    <w:rsid w:val="00AF042D"/>
    <w:rsid w:val="00B01931"/>
    <w:rsid w:val="00B02D5D"/>
    <w:rsid w:val="00B07CF9"/>
    <w:rsid w:val="00B2073A"/>
    <w:rsid w:val="00B21CF8"/>
    <w:rsid w:val="00B2353B"/>
    <w:rsid w:val="00B25C85"/>
    <w:rsid w:val="00B32CC6"/>
    <w:rsid w:val="00B348B1"/>
    <w:rsid w:val="00B3728B"/>
    <w:rsid w:val="00B3757A"/>
    <w:rsid w:val="00B46F62"/>
    <w:rsid w:val="00B47A24"/>
    <w:rsid w:val="00B54FB8"/>
    <w:rsid w:val="00B61CDF"/>
    <w:rsid w:val="00B62016"/>
    <w:rsid w:val="00B64991"/>
    <w:rsid w:val="00B72831"/>
    <w:rsid w:val="00B7413F"/>
    <w:rsid w:val="00B76E13"/>
    <w:rsid w:val="00B80FA6"/>
    <w:rsid w:val="00B81090"/>
    <w:rsid w:val="00B842CA"/>
    <w:rsid w:val="00B86375"/>
    <w:rsid w:val="00B87528"/>
    <w:rsid w:val="00B8789C"/>
    <w:rsid w:val="00B91243"/>
    <w:rsid w:val="00B93A3F"/>
    <w:rsid w:val="00B96EAC"/>
    <w:rsid w:val="00BA01D9"/>
    <w:rsid w:val="00BA035B"/>
    <w:rsid w:val="00BA7590"/>
    <w:rsid w:val="00BB343F"/>
    <w:rsid w:val="00BB47A5"/>
    <w:rsid w:val="00BC124C"/>
    <w:rsid w:val="00BC5394"/>
    <w:rsid w:val="00BD03F9"/>
    <w:rsid w:val="00BD0E19"/>
    <w:rsid w:val="00BD188D"/>
    <w:rsid w:val="00BD3C5C"/>
    <w:rsid w:val="00BD72B5"/>
    <w:rsid w:val="00BE34F9"/>
    <w:rsid w:val="00BE5F7B"/>
    <w:rsid w:val="00BF0054"/>
    <w:rsid w:val="00BF28AB"/>
    <w:rsid w:val="00BF516D"/>
    <w:rsid w:val="00BF72DB"/>
    <w:rsid w:val="00C04347"/>
    <w:rsid w:val="00C04451"/>
    <w:rsid w:val="00C1443D"/>
    <w:rsid w:val="00C25849"/>
    <w:rsid w:val="00C3592E"/>
    <w:rsid w:val="00C51ED7"/>
    <w:rsid w:val="00C53BA6"/>
    <w:rsid w:val="00C5557E"/>
    <w:rsid w:val="00C63E07"/>
    <w:rsid w:val="00C71824"/>
    <w:rsid w:val="00C75FE6"/>
    <w:rsid w:val="00C879F7"/>
    <w:rsid w:val="00C9026F"/>
    <w:rsid w:val="00C93149"/>
    <w:rsid w:val="00C94448"/>
    <w:rsid w:val="00C94FA3"/>
    <w:rsid w:val="00C95527"/>
    <w:rsid w:val="00C96BDB"/>
    <w:rsid w:val="00CA110D"/>
    <w:rsid w:val="00CB2945"/>
    <w:rsid w:val="00CB4256"/>
    <w:rsid w:val="00CB6A76"/>
    <w:rsid w:val="00CB6FC0"/>
    <w:rsid w:val="00CB78D2"/>
    <w:rsid w:val="00CB7B5D"/>
    <w:rsid w:val="00CC6EDB"/>
    <w:rsid w:val="00CD369B"/>
    <w:rsid w:val="00CD40D7"/>
    <w:rsid w:val="00CE070D"/>
    <w:rsid w:val="00CE1C63"/>
    <w:rsid w:val="00CE48F8"/>
    <w:rsid w:val="00CE4B0E"/>
    <w:rsid w:val="00CE5A17"/>
    <w:rsid w:val="00D0168A"/>
    <w:rsid w:val="00D1443E"/>
    <w:rsid w:val="00D2174A"/>
    <w:rsid w:val="00D22823"/>
    <w:rsid w:val="00D2342A"/>
    <w:rsid w:val="00D250F6"/>
    <w:rsid w:val="00D26769"/>
    <w:rsid w:val="00D30F06"/>
    <w:rsid w:val="00D310F0"/>
    <w:rsid w:val="00D31FBD"/>
    <w:rsid w:val="00D32D2A"/>
    <w:rsid w:val="00D36219"/>
    <w:rsid w:val="00D37026"/>
    <w:rsid w:val="00D467C0"/>
    <w:rsid w:val="00D52F3A"/>
    <w:rsid w:val="00D5354B"/>
    <w:rsid w:val="00D54913"/>
    <w:rsid w:val="00D5548F"/>
    <w:rsid w:val="00D62A1E"/>
    <w:rsid w:val="00D63DEE"/>
    <w:rsid w:val="00D64158"/>
    <w:rsid w:val="00D6530E"/>
    <w:rsid w:val="00D77F31"/>
    <w:rsid w:val="00D86005"/>
    <w:rsid w:val="00D86930"/>
    <w:rsid w:val="00D903F7"/>
    <w:rsid w:val="00D93059"/>
    <w:rsid w:val="00D955A2"/>
    <w:rsid w:val="00DA1936"/>
    <w:rsid w:val="00DA3F4F"/>
    <w:rsid w:val="00DA6CED"/>
    <w:rsid w:val="00DB102F"/>
    <w:rsid w:val="00DB386C"/>
    <w:rsid w:val="00DC2967"/>
    <w:rsid w:val="00DC2BAD"/>
    <w:rsid w:val="00DC4E70"/>
    <w:rsid w:val="00DD2553"/>
    <w:rsid w:val="00DD6430"/>
    <w:rsid w:val="00DD7B1E"/>
    <w:rsid w:val="00DE1320"/>
    <w:rsid w:val="00DE7F05"/>
    <w:rsid w:val="00DF057E"/>
    <w:rsid w:val="00DF083E"/>
    <w:rsid w:val="00DF1FBC"/>
    <w:rsid w:val="00DF468E"/>
    <w:rsid w:val="00DF626C"/>
    <w:rsid w:val="00E0090B"/>
    <w:rsid w:val="00E00ADD"/>
    <w:rsid w:val="00E02613"/>
    <w:rsid w:val="00E02F56"/>
    <w:rsid w:val="00E14638"/>
    <w:rsid w:val="00E149FE"/>
    <w:rsid w:val="00E16098"/>
    <w:rsid w:val="00E17F90"/>
    <w:rsid w:val="00E21CD2"/>
    <w:rsid w:val="00E24060"/>
    <w:rsid w:val="00E2495D"/>
    <w:rsid w:val="00E26507"/>
    <w:rsid w:val="00E27AC1"/>
    <w:rsid w:val="00E3448E"/>
    <w:rsid w:val="00E364C2"/>
    <w:rsid w:val="00E430CB"/>
    <w:rsid w:val="00E44C8F"/>
    <w:rsid w:val="00E46B97"/>
    <w:rsid w:val="00E50AA5"/>
    <w:rsid w:val="00E51B13"/>
    <w:rsid w:val="00E54D6D"/>
    <w:rsid w:val="00E636B5"/>
    <w:rsid w:val="00E80120"/>
    <w:rsid w:val="00E80133"/>
    <w:rsid w:val="00E8126A"/>
    <w:rsid w:val="00E83570"/>
    <w:rsid w:val="00E87EC1"/>
    <w:rsid w:val="00E90B80"/>
    <w:rsid w:val="00E92841"/>
    <w:rsid w:val="00E938ED"/>
    <w:rsid w:val="00E95993"/>
    <w:rsid w:val="00EA0C62"/>
    <w:rsid w:val="00EA7330"/>
    <w:rsid w:val="00EA7BD5"/>
    <w:rsid w:val="00EB14BE"/>
    <w:rsid w:val="00EB6C14"/>
    <w:rsid w:val="00EC1F3B"/>
    <w:rsid w:val="00EC2EE7"/>
    <w:rsid w:val="00EC3974"/>
    <w:rsid w:val="00EC7505"/>
    <w:rsid w:val="00EC7885"/>
    <w:rsid w:val="00ED3824"/>
    <w:rsid w:val="00ED4718"/>
    <w:rsid w:val="00EE2B79"/>
    <w:rsid w:val="00EF7EF6"/>
    <w:rsid w:val="00F0080B"/>
    <w:rsid w:val="00F05D06"/>
    <w:rsid w:val="00F07BBA"/>
    <w:rsid w:val="00F14974"/>
    <w:rsid w:val="00F149B9"/>
    <w:rsid w:val="00F30381"/>
    <w:rsid w:val="00F30E6B"/>
    <w:rsid w:val="00F31FF9"/>
    <w:rsid w:val="00F3571E"/>
    <w:rsid w:val="00F36B74"/>
    <w:rsid w:val="00F6429F"/>
    <w:rsid w:val="00F71B5E"/>
    <w:rsid w:val="00F7299E"/>
    <w:rsid w:val="00F853E9"/>
    <w:rsid w:val="00F85C73"/>
    <w:rsid w:val="00F8783B"/>
    <w:rsid w:val="00F94ED4"/>
    <w:rsid w:val="00F95ECB"/>
    <w:rsid w:val="00FA003C"/>
    <w:rsid w:val="00FA0248"/>
    <w:rsid w:val="00FA4A25"/>
    <w:rsid w:val="00FB2249"/>
    <w:rsid w:val="00FB2C16"/>
    <w:rsid w:val="00FB5BB0"/>
    <w:rsid w:val="00FC1F95"/>
    <w:rsid w:val="00FE0948"/>
    <w:rsid w:val="00FE1B89"/>
    <w:rsid w:val="00FE34A5"/>
    <w:rsid w:val="00FE4EC6"/>
    <w:rsid w:val="00FF2480"/>
    <w:rsid w:val="00FF39B7"/>
    <w:rsid w:val="00FF5F71"/>
    <w:rsid w:val="05920F4B"/>
    <w:rsid w:val="0DFA3212"/>
    <w:rsid w:val="0F406BB2"/>
    <w:rsid w:val="0F687AD6"/>
    <w:rsid w:val="109D258B"/>
    <w:rsid w:val="12263490"/>
    <w:rsid w:val="28BE0E03"/>
    <w:rsid w:val="2A046F08"/>
    <w:rsid w:val="44527B01"/>
    <w:rsid w:val="49C07D62"/>
    <w:rsid w:val="5EDE0E07"/>
    <w:rsid w:val="5F7F4B89"/>
    <w:rsid w:val="68CF1855"/>
    <w:rsid w:val="6B9775B9"/>
    <w:rsid w:val="6E0C6647"/>
    <w:rsid w:val="72740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EFB34"/>
  <w15:docId w15:val="{EB474FA1-D3EC-4918-83AF-AC8B0F6A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793113">
      <w:bodyDiv w:val="1"/>
      <w:marLeft w:val="0"/>
      <w:marRight w:val="0"/>
      <w:marTop w:val="0"/>
      <w:marBottom w:val="0"/>
      <w:divBdr>
        <w:top w:val="none" w:sz="0" w:space="0" w:color="auto"/>
        <w:left w:val="none" w:sz="0" w:space="0" w:color="auto"/>
        <w:bottom w:val="none" w:sz="0" w:space="0" w:color="auto"/>
        <w:right w:val="none" w:sz="0" w:space="0" w:color="auto"/>
      </w:divBdr>
    </w:div>
    <w:div w:id="463087529">
      <w:bodyDiv w:val="1"/>
      <w:marLeft w:val="0"/>
      <w:marRight w:val="0"/>
      <w:marTop w:val="0"/>
      <w:marBottom w:val="0"/>
      <w:divBdr>
        <w:top w:val="none" w:sz="0" w:space="0" w:color="auto"/>
        <w:left w:val="none" w:sz="0" w:space="0" w:color="auto"/>
        <w:bottom w:val="none" w:sz="0" w:space="0" w:color="auto"/>
        <w:right w:val="none" w:sz="0" w:space="0" w:color="auto"/>
      </w:divBdr>
    </w:div>
    <w:div w:id="521013365">
      <w:bodyDiv w:val="1"/>
      <w:marLeft w:val="0"/>
      <w:marRight w:val="0"/>
      <w:marTop w:val="0"/>
      <w:marBottom w:val="0"/>
      <w:divBdr>
        <w:top w:val="none" w:sz="0" w:space="0" w:color="auto"/>
        <w:left w:val="none" w:sz="0" w:space="0" w:color="auto"/>
        <w:bottom w:val="none" w:sz="0" w:space="0" w:color="auto"/>
        <w:right w:val="none" w:sz="0" w:space="0" w:color="auto"/>
      </w:divBdr>
    </w:div>
    <w:div w:id="806245812">
      <w:bodyDiv w:val="1"/>
      <w:marLeft w:val="0"/>
      <w:marRight w:val="0"/>
      <w:marTop w:val="0"/>
      <w:marBottom w:val="0"/>
      <w:divBdr>
        <w:top w:val="none" w:sz="0" w:space="0" w:color="auto"/>
        <w:left w:val="none" w:sz="0" w:space="0" w:color="auto"/>
        <w:bottom w:val="none" w:sz="0" w:space="0" w:color="auto"/>
        <w:right w:val="none" w:sz="0" w:space="0" w:color="auto"/>
      </w:divBdr>
    </w:div>
    <w:div w:id="1373262848">
      <w:bodyDiv w:val="1"/>
      <w:marLeft w:val="0"/>
      <w:marRight w:val="0"/>
      <w:marTop w:val="0"/>
      <w:marBottom w:val="0"/>
      <w:divBdr>
        <w:top w:val="none" w:sz="0" w:space="0" w:color="auto"/>
        <w:left w:val="none" w:sz="0" w:space="0" w:color="auto"/>
        <w:bottom w:val="none" w:sz="0" w:space="0" w:color="auto"/>
        <w:right w:val="none" w:sz="0" w:space="0" w:color="auto"/>
      </w:divBdr>
    </w:div>
    <w:div w:id="1449813166">
      <w:bodyDiv w:val="1"/>
      <w:marLeft w:val="0"/>
      <w:marRight w:val="0"/>
      <w:marTop w:val="0"/>
      <w:marBottom w:val="0"/>
      <w:divBdr>
        <w:top w:val="none" w:sz="0" w:space="0" w:color="auto"/>
        <w:left w:val="none" w:sz="0" w:space="0" w:color="auto"/>
        <w:bottom w:val="none" w:sz="0" w:space="0" w:color="auto"/>
        <w:right w:val="none" w:sz="0" w:space="0" w:color="auto"/>
      </w:divBdr>
    </w:div>
    <w:div w:id="1455563074">
      <w:bodyDiv w:val="1"/>
      <w:marLeft w:val="0"/>
      <w:marRight w:val="0"/>
      <w:marTop w:val="0"/>
      <w:marBottom w:val="0"/>
      <w:divBdr>
        <w:top w:val="none" w:sz="0" w:space="0" w:color="auto"/>
        <w:left w:val="none" w:sz="0" w:space="0" w:color="auto"/>
        <w:bottom w:val="none" w:sz="0" w:space="0" w:color="auto"/>
        <w:right w:val="none" w:sz="0" w:space="0" w:color="auto"/>
      </w:divBdr>
    </w:div>
    <w:div w:id="1482187898">
      <w:bodyDiv w:val="1"/>
      <w:marLeft w:val="0"/>
      <w:marRight w:val="0"/>
      <w:marTop w:val="0"/>
      <w:marBottom w:val="0"/>
      <w:divBdr>
        <w:top w:val="none" w:sz="0" w:space="0" w:color="auto"/>
        <w:left w:val="none" w:sz="0" w:space="0" w:color="auto"/>
        <w:bottom w:val="none" w:sz="0" w:space="0" w:color="auto"/>
        <w:right w:val="none" w:sz="0" w:space="0" w:color="auto"/>
      </w:divBdr>
    </w:div>
    <w:div w:id="1656294496">
      <w:bodyDiv w:val="1"/>
      <w:marLeft w:val="0"/>
      <w:marRight w:val="0"/>
      <w:marTop w:val="0"/>
      <w:marBottom w:val="0"/>
      <w:divBdr>
        <w:top w:val="none" w:sz="0" w:space="0" w:color="auto"/>
        <w:left w:val="none" w:sz="0" w:space="0" w:color="auto"/>
        <w:bottom w:val="none" w:sz="0" w:space="0" w:color="auto"/>
        <w:right w:val="none" w:sz="0" w:space="0" w:color="auto"/>
      </w:divBdr>
    </w:div>
    <w:div w:id="2020964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item/%E5%88%86%E5%B8%83%E5%BC%8F%E7%B3%BB%E7%BB%9F" TargetMode="External"/><Relationship Id="rId21" Type="http://schemas.openxmlformats.org/officeDocument/2006/relationships/hyperlink" Target="http://baike.baidu.com/item/%E5%81%A5%E5%A3%AE%E6%80%A7" TargetMode="External"/><Relationship Id="rId42" Type="http://schemas.openxmlformats.org/officeDocument/2006/relationships/image" Target="media/image9.png"/><Relationship Id="rId47" Type="http://schemas.openxmlformats.org/officeDocument/2006/relationships/image" Target="media/image12.png"/><Relationship Id="rId63" Type="http://schemas.openxmlformats.org/officeDocument/2006/relationships/image" Target="media/image27.png"/><Relationship Id="rId68" Type="http://schemas.openxmlformats.org/officeDocument/2006/relationships/image" Target="media/image32.png"/><Relationship Id="rId16" Type="http://schemas.openxmlformats.org/officeDocument/2006/relationships/footer" Target="footer5.xml"/><Relationship Id="rId11" Type="http://schemas.openxmlformats.org/officeDocument/2006/relationships/footer" Target="footer1.xml"/><Relationship Id="rId24" Type="http://schemas.openxmlformats.org/officeDocument/2006/relationships/hyperlink" Target="http://baike.baidu.com/item/%E6%A1%8C%E9%9D%A2%E5%BA%94%E7%94%A8%E7%A8%8B%E5%BA%8F" TargetMode="External"/><Relationship Id="rId32" Type="http://schemas.openxmlformats.org/officeDocument/2006/relationships/image" Target="media/image4.png"/><Relationship Id="rId37" Type="http://schemas.openxmlformats.org/officeDocument/2006/relationships/hyperlink" Target="GP-&#35814;&#32454;&#35774;&#35745;-&#39034;&#24207;&#22270;-&#31649;&#29702;&#21592;&#31649;&#29702;&#35838;&#31243;.pdf" TargetMode="Externa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eader" Target="header4.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5.png"/><Relationship Id="rId19" Type="http://schemas.openxmlformats.org/officeDocument/2006/relationships/hyperlink" Target="http://baike.baidu.com/item/C%2B%2B" TargetMode="External"/><Relationship Id="rId14" Type="http://schemas.openxmlformats.org/officeDocument/2006/relationships/footer" Target="footer3.xml"/><Relationship Id="rId22" Type="http://schemas.openxmlformats.org/officeDocument/2006/relationships/hyperlink" Target="http://baike.baidu.com/item/%E5%AE%89%E5%85%A8%E6%80%A7" TargetMode="External"/><Relationship Id="rId27" Type="http://schemas.openxmlformats.org/officeDocument/2006/relationships/hyperlink" Target="http://baike.baidu.com/item/%E5%B5%8C%E5%85%A5%E5%BC%8F%E7%B3%BB%E7%BB%9F" TargetMode="External"/><Relationship Id="rId30" Type="http://schemas.openxmlformats.org/officeDocument/2006/relationships/image" Target="media/image3.png"/><Relationship Id="rId35" Type="http://schemas.openxmlformats.org/officeDocument/2006/relationships/hyperlink" Target="GP-&#35814;&#32454;&#35774;&#35745;-&#39034;&#24207;&#22270;-&#31649;&#29702;&#21592;&#31649;&#29702;&#25945;&#24072;-&#23398;&#29983;.pdf" TargetMode="External"/><Relationship Id="rId43" Type="http://schemas.openxmlformats.org/officeDocument/2006/relationships/hyperlink" Target="GP-&#35814;&#32454;&#35774;&#35745;-&#39034;&#24207;&#22270;-&#23398;&#29983;&#36873;&#35838;-&#25910;&#34255;&#35838;&#31243;.pdf" TargetMode="External"/><Relationship Id="rId48" Type="http://schemas.openxmlformats.org/officeDocument/2006/relationships/hyperlink" Target="GP-&#35814;&#32454;&#35774;&#35745;-&#39034;&#24207;&#22270;-&#25945;&#24072;&#23398;&#29983;&#31169;&#20449;&#20114;&#21160;.pdf"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baike.baidu.com/item/Java/85979" TargetMode="External"/><Relationship Id="rId25" Type="http://schemas.openxmlformats.org/officeDocument/2006/relationships/hyperlink" Target="http://baike.baidu.com/item/Web%E5%BA%94%E7%94%A8%E7%A8%8B%E5%BA%8F" TargetMode="External"/><Relationship Id="rId33" Type="http://schemas.openxmlformats.org/officeDocument/2006/relationships/hyperlink" Target="GP-&#35814;&#32454;&#35774;&#35745;-&#39034;&#24207;&#22270;-&#30331;&#24405;&#27880;&#20876;.pdf" TargetMode="External"/><Relationship Id="rId38" Type="http://schemas.openxmlformats.org/officeDocument/2006/relationships/image" Target="media/image7.png"/><Relationship Id="rId46" Type="http://schemas.openxmlformats.org/officeDocument/2006/relationships/hyperlink" Target="GP-&#35814;&#32454;&#35774;&#35745;-&#39034;&#24207;&#22270;-&#25945;&#24072;&#23398;&#29983;&#20462;&#25913;&#20010;&#20154;&#20449;&#24687;.pdf"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baike.baidu.com/item/%E5%88%86%E5%B8%83%E5%BC%8F/19276232" TargetMode="External"/><Relationship Id="rId41" Type="http://schemas.openxmlformats.org/officeDocument/2006/relationships/hyperlink" Target="GP-&#35814;&#32454;&#35774;&#35745;-&#39034;&#24207;&#22270;-&#25945;&#24072;&#23398;&#29983;&#30456;&#20114;&#35780;&#35770;.pdf"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baike.baidu.com/item/%E5%A4%9A%E7%BA%BF%E7%A8%8B" TargetMode="External"/><Relationship Id="rId28" Type="http://schemas.openxmlformats.org/officeDocument/2006/relationships/hyperlink" Target="UsecaseDiagram.pdf" TargetMode="Externa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hyperlink" Target="https://www.processon.com/view/link/5afa8fece4b07510694e0a36" TargetMode="External"/><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footer" Target="footer6.xml"/><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baike.baidu.com/item/%E9%9D%A2%E5%90%91%E5%AF%B9%E8%B1%A1" TargetMode="External"/><Relationship Id="rId39" Type="http://schemas.openxmlformats.org/officeDocument/2006/relationships/hyperlink" Target="GP-&#35814;&#32454;&#35774;&#35745;-&#39034;&#24207;&#22270;-&#25945;&#24072;&#31649;&#29702;&#35838;&#31243;.pdf" TargetMode="External"/><Relationship Id="rId34" Type="http://schemas.openxmlformats.org/officeDocument/2006/relationships/image" Target="media/image5.pn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BE0AC0-7285-4EC5-ABCF-B9E39D835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99</Pages>
  <Words>7570</Words>
  <Characters>43154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50623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Wong, Eric</cp:lastModifiedBy>
  <cp:revision>304</cp:revision>
  <cp:lastPrinted>2013-12-06T05:53:00Z</cp:lastPrinted>
  <dcterms:created xsi:type="dcterms:W3CDTF">2018-05-09T07:57:00Z</dcterms:created>
  <dcterms:modified xsi:type="dcterms:W3CDTF">2018-05-15T16:21:00Z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
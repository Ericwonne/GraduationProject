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15D1" w:rsidRDefault="00124AEC">
      <w:pPr>
        <w:spacing w:line="300" w:lineRule="auto"/>
        <w:ind w:firstLineChars="200" w:firstLine="48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rsidR="008415D1" w:rsidRDefault="00124AEC">
      <w:pPr>
        <w:spacing w:line="300" w:lineRule="auto"/>
        <w:ind w:firstLineChars="200" w:firstLine="480"/>
        <w:rPr>
          <w:ins w:id="47" w:author="USST" w:date="2017-05-16T09:58:00Z"/>
        </w:rPr>
      </w:pPr>
      <w:r>
        <w:rPr>
          <w:rFonts w:hint="eastAsia"/>
        </w:rPr>
        <w:t>本系统设计结合</w:t>
      </w:r>
      <w:r>
        <w:t>ASP.NET</w:t>
      </w:r>
      <w:r>
        <w:rPr>
          <w:rFonts w:hint="eastAsia"/>
        </w:rPr>
        <w:t>开发框架，实现基本</w:t>
      </w:r>
      <w:r>
        <w:rPr>
          <w:rFonts w:hint="eastAsia"/>
        </w:rPr>
        <w:t>UI</w:t>
      </w:r>
      <w:r>
        <w:rPr>
          <w:rFonts w:hint="eastAsia"/>
        </w:rPr>
        <w:t>界面的搭建，利用框架自带的控件和功能完成部分基本功能。使用</w:t>
      </w:r>
      <w:r>
        <w:rPr>
          <w:rFonts w:hint="eastAsia"/>
        </w:rPr>
        <w:t>MVC</w:t>
      </w:r>
      <w:r>
        <w:rPr>
          <w:rFonts w:hint="eastAsia"/>
        </w:rPr>
        <w:t>架构，数据层，控制层，视图层分层明确，加强系统的代码可读性和后期维护性。结合关系型数据库</w:t>
      </w:r>
      <w:r>
        <w:rPr>
          <w:rFonts w:hint="eastAsia"/>
        </w:rPr>
        <w:t xml:space="preserve">MySQL </w:t>
      </w:r>
      <w:r>
        <w:t>InnoDB</w:t>
      </w:r>
      <w:r>
        <w:rPr>
          <w:rFonts w:hint="eastAsia"/>
        </w:rPr>
        <w:t>引擎存储数据，提供高性能的数据访问。另外还使用</w:t>
      </w:r>
      <w:r>
        <w:rPr>
          <w:rFonts w:hint="eastAsia"/>
        </w:rPr>
        <w:t>Json</w:t>
      </w:r>
      <w:r>
        <w:rPr>
          <w:rFonts w:hint="eastAsia"/>
        </w:rPr>
        <w:t>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rsidR="008415D1" w:rsidRDefault="008415D1">
      <w:pPr>
        <w:spacing w:line="300" w:lineRule="auto"/>
        <w:ind w:firstLineChars="200" w:firstLine="480"/>
      </w:pPr>
    </w:p>
    <w:p w:rsidR="008415D1" w:rsidRDefault="00124AEC">
      <w:pPr>
        <w:spacing w:line="300" w:lineRule="auto"/>
      </w:pPr>
      <w:r>
        <w:rPr>
          <w:rFonts w:hint="eastAsia"/>
          <w:b/>
        </w:rPr>
        <w:t>关键词</w:t>
      </w:r>
      <w:r>
        <w:rPr>
          <w:rFonts w:hint="eastAsia"/>
        </w:rPr>
        <w:t>：选课、课程管理系统、</w:t>
      </w:r>
      <w:r>
        <w:rPr>
          <w:rFonts w:hint="eastAsia"/>
        </w:rPr>
        <w:t>ASP.NET</w:t>
      </w:r>
      <w:r>
        <w:rPr>
          <w:rFonts w:hint="eastAsia"/>
        </w:rPr>
        <w:t>、</w:t>
      </w:r>
      <w:r>
        <w:rPr>
          <w:rFonts w:hint="eastAsia"/>
        </w:rPr>
        <w:t>MVC</w:t>
      </w:r>
      <w:r>
        <w:rPr>
          <w:rFonts w:hint="eastAsia"/>
        </w:rPr>
        <w:t>、</w:t>
      </w:r>
      <w:r>
        <w:rPr>
          <w:rFonts w:hint="eastAsia"/>
        </w:rPr>
        <w:t>Ajax</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8" w:name="_Toc483344111"/>
      <w:bookmarkStart w:id="49" w:name="_Toc373326054"/>
      <w:bookmarkStart w:id="50" w:name="_Toc373357785"/>
      <w:bookmarkStart w:id="51" w:name="_Toc373357951"/>
      <w:bookmarkStart w:id="52" w:name="_Toc373357646"/>
      <w:bookmarkStart w:id="53" w:name="_Toc374046425"/>
      <w:bookmarkStart w:id="54" w:name="_Toc374048221"/>
      <w:bookmarkStart w:id="55" w:name="_Toc375220152"/>
      <w:bookmarkStart w:id="56" w:name="_Toc480808972"/>
      <w:bookmarkStart w:id="57" w:name="_Toc373325094"/>
      <w:bookmarkStart w:id="58" w:name="_Toc373325713"/>
      <w:bookmarkStart w:id="59" w:name="_Toc373325900"/>
      <w:bookmarkStart w:id="60" w:name="_Toc482214167"/>
      <w:bookmarkStart w:id="61" w:name="_Toc482214556"/>
      <w:bookmarkStart w:id="62" w:name="_Toc482214695"/>
      <w:bookmarkStart w:id="63" w:name="_Toc482535701"/>
      <w:bookmarkStart w:id="64" w:name="_Toc482213670"/>
      <w:bookmarkStart w:id="65" w:name="_Toc480809098"/>
      <w:bookmarkStart w:id="66" w:name="_Toc482907935"/>
      <w:bookmarkStart w:id="67" w:name="_Toc483337439"/>
      <w:bookmarkStart w:id="68" w:name="_Toc48291054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415D1" w:rsidRDefault="00124AEC">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8415D1" w:rsidRDefault="00124AEC">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Pr>
          <w:rFonts w:hint="eastAsia"/>
        </w:rPr>
        <w:t>online course system  Java Web  MVC</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9" w:name="_Toc482910548"/>
      <w:bookmarkStart w:id="70" w:name="_Toc373357647"/>
      <w:bookmarkStart w:id="71" w:name="_Toc373357786"/>
      <w:bookmarkStart w:id="72" w:name="_Toc482214557"/>
      <w:bookmarkStart w:id="73" w:name="_Toc373325901"/>
      <w:bookmarkStart w:id="74" w:name="_Toc373325095"/>
      <w:bookmarkStart w:id="75" w:name="_Toc373357952"/>
      <w:bookmarkStart w:id="76" w:name="_Toc374046426"/>
      <w:bookmarkStart w:id="77" w:name="_Toc374048222"/>
      <w:bookmarkStart w:id="78" w:name="_Toc480808826"/>
      <w:bookmarkStart w:id="79" w:name="_Toc375220153"/>
      <w:bookmarkStart w:id="80" w:name="_Toc480808973"/>
      <w:bookmarkStart w:id="81" w:name="_Toc482214168"/>
      <w:bookmarkStart w:id="82" w:name="_Toc482213671"/>
      <w:bookmarkStart w:id="83" w:name="_Toc373325714"/>
      <w:bookmarkStart w:id="84" w:name="_Toc373326055"/>
      <w:bookmarkStart w:id="85" w:name="_Toc482214696"/>
      <w:bookmarkStart w:id="86" w:name="_Toc480809099"/>
      <w:bookmarkStart w:id="87" w:name="_Toc482535702"/>
      <w:bookmarkStart w:id="88" w:name="_Toc482907936"/>
      <w:bookmarkStart w:id="89" w:name="_Toc483344112"/>
      <w:bookmarkStart w:id="90" w:name="_Toc483337440"/>
      <w:r>
        <w:rPr>
          <w:rFonts w:hint="eastAsia"/>
        </w:rPr>
        <w:lastRenderedPageBreak/>
        <w:t>目</w:t>
      </w:r>
      <w:r>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5516AB">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124AEC">
          <w:rPr>
            <w:rStyle w:val="Hyperlink"/>
            <w:rFonts w:hint="eastAsia"/>
          </w:rPr>
          <w:t>管理员审核课程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124AEC">
          <w:rPr>
            <w:rStyle w:val="Hyperlink"/>
            <w:rFonts w:hint="eastAsia"/>
          </w:rPr>
          <w:t>教师</w:t>
        </w:r>
        <w:r w:rsidR="00124AEC">
          <w:rPr>
            <w:rStyle w:val="Hyperlink"/>
            <w:rFonts w:hint="eastAsia"/>
          </w:rPr>
          <w:t>/</w:t>
        </w:r>
        <w:r w:rsidR="00124AEC">
          <w:rPr>
            <w:rStyle w:val="Hyperlink"/>
            <w:rFonts w:hint="eastAsia"/>
          </w:rPr>
          <w:t>学生发送私信界面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124AEC">
          <w:rPr>
            <w:rStyle w:val="Hyperlink"/>
            <w:rFonts w:hint="eastAsia"/>
          </w:rPr>
          <w:t>学生事务中心页面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124AEC">
          <w:rPr>
            <w:rStyle w:val="Hyperlink"/>
            <w:rFonts w:hint="eastAsia"/>
          </w:rPr>
          <w:t>四六级</w:t>
        </w:r>
        <w:r w:rsidR="00124AEC">
          <w:rPr>
            <w:rStyle w:val="Hyperlink"/>
            <w:rFonts w:hint="eastAsia"/>
          </w:rPr>
          <w:t>/</w:t>
        </w:r>
        <w:r w:rsidR="00124AEC">
          <w:rPr>
            <w:rStyle w:val="Hyperlink"/>
            <w:rFonts w:hint="eastAsia"/>
          </w:rPr>
          <w:t>图书借还信息界面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124AEC">
          <w:rPr>
            <w:rStyle w:val="Hyperlink"/>
            <w:rFonts w:hint="eastAsia"/>
          </w:rPr>
          <w:t>管理员审核课程界面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5516AB">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5516AB">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5516AB">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1" w:name="_Toc373325096"/>
      <w:bookmarkStart w:id="92" w:name="_Toc373325902"/>
      <w:bookmarkStart w:id="93" w:name="_Toc373357787"/>
      <w:bookmarkStart w:id="94" w:name="_Toc373357648"/>
      <w:bookmarkStart w:id="95" w:name="_Toc373325715"/>
      <w:bookmarkStart w:id="96" w:name="_Toc483344113"/>
      <w:r>
        <w:rPr>
          <w:rFonts w:hint="eastAsia"/>
        </w:rPr>
        <w:lastRenderedPageBreak/>
        <w:t>第</w:t>
      </w:r>
      <w:r>
        <w:rPr>
          <w:rFonts w:hint="eastAsia"/>
        </w:rPr>
        <w:t>1</w:t>
      </w:r>
      <w:r>
        <w:rPr>
          <w:rFonts w:hint="eastAsia"/>
        </w:rPr>
        <w:t>章</w:t>
      </w:r>
      <w:r>
        <w:rPr>
          <w:rFonts w:hint="eastAsia"/>
        </w:rPr>
        <w:t xml:space="preserve">  </w:t>
      </w:r>
      <w:bookmarkEnd w:id="91"/>
      <w:bookmarkEnd w:id="92"/>
      <w:bookmarkEnd w:id="93"/>
      <w:bookmarkEnd w:id="94"/>
      <w:bookmarkEnd w:id="95"/>
      <w:r>
        <w:rPr>
          <w:rFonts w:hint="eastAsia"/>
        </w:rPr>
        <w:t>绪论</w:t>
      </w:r>
      <w:bookmarkEnd w:id="96"/>
    </w:p>
    <w:p w:rsidR="008415D1" w:rsidRDefault="00124AEC">
      <w:pPr>
        <w:pStyle w:val="Heading2"/>
        <w:spacing w:before="240" w:after="120"/>
      </w:pPr>
      <w:bookmarkStart w:id="97" w:name="_Toc373357788"/>
      <w:bookmarkStart w:id="98" w:name="_Toc373325097"/>
      <w:bookmarkStart w:id="99" w:name="_Toc373325716"/>
      <w:bookmarkStart w:id="100" w:name="_Toc373357649"/>
      <w:bookmarkStart w:id="101" w:name="_Toc373325903"/>
      <w:bookmarkStart w:id="102" w:name="_Toc483344114"/>
      <w:r>
        <w:rPr>
          <w:rFonts w:hint="eastAsia"/>
        </w:rPr>
        <w:t xml:space="preserve">1.1 </w:t>
      </w:r>
      <w:bookmarkEnd w:id="97"/>
      <w:bookmarkEnd w:id="98"/>
      <w:bookmarkEnd w:id="99"/>
      <w:bookmarkEnd w:id="100"/>
      <w:bookmarkEnd w:id="101"/>
      <w:r>
        <w:rPr>
          <w:rFonts w:hint="eastAsia"/>
        </w:rPr>
        <w:t>背景</w:t>
      </w:r>
      <w:bookmarkEnd w:id="102"/>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3"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3"/>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4" w:name="_Toc373325100"/>
      <w:bookmarkStart w:id="105" w:name="_Toc373357652"/>
      <w:bookmarkStart w:id="106" w:name="_Toc373325906"/>
      <w:bookmarkStart w:id="107" w:name="_Toc373325719"/>
      <w:bookmarkStart w:id="108" w:name="_Toc373357791"/>
      <w:bookmarkStart w:id="109" w:name="_Toc483344116"/>
      <w:r>
        <w:rPr>
          <w:rFonts w:hint="eastAsia"/>
        </w:rPr>
        <w:t xml:space="preserve">1.3 </w:t>
      </w:r>
      <w:bookmarkEnd w:id="104"/>
      <w:bookmarkEnd w:id="105"/>
      <w:bookmarkEnd w:id="106"/>
      <w:bookmarkEnd w:id="107"/>
      <w:bookmarkEnd w:id="108"/>
      <w:r>
        <w:rPr>
          <w:rFonts w:hint="eastAsia"/>
        </w:rPr>
        <w:t>系统实现的目的与意义</w:t>
      </w:r>
      <w:bookmarkEnd w:id="109"/>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10" w:name="_Toc373325720"/>
      <w:bookmarkStart w:id="111" w:name="_Toc373325907"/>
      <w:bookmarkStart w:id="112" w:name="_Toc373357792"/>
      <w:bookmarkStart w:id="113" w:name="_Toc373325101"/>
      <w:bookmarkStart w:id="114" w:name="_Toc373357653"/>
      <w:bookmarkStart w:id="115" w:name="_Toc483344117"/>
      <w:r>
        <w:rPr>
          <w:rFonts w:hint="eastAsia"/>
        </w:rPr>
        <w:t xml:space="preserve">1.4 </w:t>
      </w:r>
      <w:bookmarkEnd w:id="110"/>
      <w:bookmarkEnd w:id="111"/>
      <w:bookmarkEnd w:id="112"/>
      <w:bookmarkEnd w:id="113"/>
      <w:bookmarkEnd w:id="114"/>
      <w:r>
        <w:rPr>
          <w:rFonts w:hint="eastAsia"/>
        </w:rPr>
        <w:t>本论文的主要内容与结构</w:t>
      </w:r>
      <w:bookmarkEnd w:id="115"/>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7607DD">
        <w:rPr>
          <w:rFonts w:hint="eastAsia"/>
        </w:rPr>
        <w:t>审核课程、教师学生互相留言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r w:rsidRPr="00DF468E">
        <w:rPr>
          <w:rFonts w:hint="eastAsia"/>
          <w:color w:val="FF0000"/>
        </w:rPr>
        <w:t>一章主要介绍设计信息安全课程在线系统的背景、目的以及意义。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Pr>
          <w:rFonts w:hint="eastAsia"/>
        </w:rPr>
        <w:t>第</w:t>
      </w:r>
      <w:r w:rsidRPr="005F6A81">
        <w:rPr>
          <w:rFonts w:hint="eastAsia"/>
        </w:rPr>
        <w:t>五章</w:t>
      </w:r>
      <w:r w:rsidRPr="00DF468E">
        <w:rPr>
          <w:rFonts w:hint="eastAsia"/>
          <w:color w:val="FF0000"/>
        </w:rPr>
        <w:t>是详细设计，介绍了系统的页面设计和类设计。通过图表介绍各个页面间</w:t>
      </w:r>
      <w:r>
        <w:rPr>
          <w:rFonts w:hint="eastAsia"/>
        </w:rPr>
        <w:t>的跳转</w:t>
      </w:r>
      <w:r w:rsidRPr="005F6A81">
        <w:rPr>
          <w:rFonts w:hint="eastAsia"/>
        </w:rPr>
        <w:t>以及</w:t>
      </w:r>
      <w:r w:rsidRPr="00DF468E">
        <w:rPr>
          <w:rFonts w:hint="eastAsia"/>
          <w:color w:val="FF0000"/>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DF468E">
        <w:rPr>
          <w:rFonts w:hint="eastAsia"/>
          <w:color w:val="FF0000"/>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DF468E">
        <w:rPr>
          <w:rFonts w:hint="eastAsia"/>
          <w:color w:val="FF0000"/>
        </w:rPr>
        <w:t>是总结，针对本次毕业设计做出总结以及反思毕业设计的不足以及后期可</w:t>
      </w:r>
      <w:r>
        <w:rPr>
          <w:rFonts w:hint="eastAsia"/>
        </w:rPr>
        <w:t>以改进</w:t>
      </w:r>
      <w:r w:rsidRPr="00DF468E">
        <w:rPr>
          <w:rFonts w:hint="eastAsia"/>
          <w:color w:val="FF0000"/>
        </w:rPr>
        <w:t>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8415D1" w:rsidRDefault="00124AEC">
      <w:pPr>
        <w:pStyle w:val="Heading2"/>
        <w:spacing w:before="240" w:after="120"/>
      </w:pPr>
      <w:bookmarkStart w:id="118" w:name="_Toc373325114"/>
      <w:bookmarkStart w:id="119" w:name="_Toc373325920"/>
      <w:bookmarkStart w:id="120" w:name="_Toc373357666"/>
      <w:bookmarkStart w:id="121" w:name="_Toc373325733"/>
      <w:bookmarkStart w:id="122" w:name="_Toc373357805"/>
      <w:bookmarkStart w:id="123" w:name="_Toc483344119"/>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bookmarkEnd w:id="123"/>
      <w:r>
        <w:rPr>
          <w:rFonts w:hint="eastAsia"/>
        </w:rPr>
        <w:t>模式</w:t>
      </w:r>
    </w:p>
    <w:p w:rsidR="008415D1" w:rsidRPr="001066F6" w:rsidRDefault="005516AB">
      <w:pPr>
        <w:spacing w:line="300" w:lineRule="auto"/>
        <w:ind w:firstLineChars="200" w:firstLine="480"/>
        <w:rPr>
          <w:color w:val="FF0000"/>
        </w:rPr>
      </w:pPr>
      <w:hyperlink r:id="rId17" w:tgtFrame="_blank" w:history="1">
        <w:r w:rsidR="00124AEC">
          <w:t>Java</w:t>
        </w:r>
      </w:hyperlink>
      <w:r w:rsidR="00124AEC" w:rsidRPr="001066F6">
        <w:rPr>
          <w:color w:val="FF0000"/>
        </w:rPr>
        <w:t>是一门</w:t>
      </w:r>
      <w:hyperlink r:id="rId18" w:tgtFrame="_blank" w:history="1">
        <w:r w:rsidR="00124AEC" w:rsidRPr="001066F6">
          <w:rPr>
            <w:color w:val="FF0000"/>
          </w:rPr>
          <w:t>面向对象</w:t>
        </w:r>
      </w:hyperlink>
      <w:r w:rsidR="00124AEC" w:rsidRPr="001066F6">
        <w:rPr>
          <w:color w:val="FF0000"/>
        </w:rPr>
        <w:t>编程语言，它不仅兼容</w:t>
      </w:r>
      <w:hyperlink r:id="rId19" w:tgtFrame="_blank" w:history="1">
        <w:r w:rsidR="00124AEC" w:rsidRPr="001066F6">
          <w:rPr>
            <w:color w:val="FF0000"/>
          </w:rPr>
          <w:t>C++</w:t>
        </w:r>
      </w:hyperlink>
      <w:r w:rsidR="00124AEC" w:rsidRPr="001066F6">
        <w:rPr>
          <w:color w:val="FF0000"/>
        </w:rPr>
        <w:t>语言的各种优点，还摒弃了</w:t>
      </w:r>
      <w:r w:rsidR="00124AEC" w:rsidRPr="001066F6">
        <w:rPr>
          <w:color w:val="FF0000"/>
        </w:rPr>
        <w:t>C++</w:t>
      </w:r>
      <w:r w:rsidR="00124AEC" w:rsidRPr="001066F6">
        <w:rPr>
          <w:color w:val="FF0000"/>
        </w:rPr>
        <w:t>里难以理解的指针、多继承等概念，</w:t>
      </w:r>
      <w:r w:rsidR="00124AEC" w:rsidRPr="001066F6">
        <w:rPr>
          <w:rFonts w:hint="eastAsia"/>
          <w:color w:val="FF0000"/>
        </w:rPr>
        <w:t>所以</w:t>
      </w:r>
      <w:r w:rsidR="00124AEC" w:rsidRPr="001066F6">
        <w:rPr>
          <w:color w:val="FF0000"/>
        </w:rPr>
        <w:t>Java</w:t>
      </w:r>
      <w:r w:rsidR="00124AEC" w:rsidRPr="001066F6">
        <w:rPr>
          <w:color w:val="FF0000"/>
        </w:rPr>
        <w:t>语言拥有两大特征</w:t>
      </w:r>
      <w:r w:rsidR="00124AEC" w:rsidRPr="001066F6">
        <w:rPr>
          <w:rFonts w:hint="eastAsia"/>
          <w:color w:val="FF0000"/>
        </w:rPr>
        <w:t>——</w:t>
      </w:r>
      <w:r w:rsidR="00124AEC" w:rsidRPr="001066F6">
        <w:rPr>
          <w:color w:val="FF0000"/>
        </w:rPr>
        <w:t>功能强大</w:t>
      </w:r>
      <w:r w:rsidR="00124AEC" w:rsidRPr="001066F6">
        <w:rPr>
          <w:rFonts w:hint="eastAsia"/>
          <w:color w:val="FF0000"/>
        </w:rPr>
        <w:t>、</w:t>
      </w:r>
      <w:r w:rsidR="00124AEC" w:rsidRPr="001066F6">
        <w:rPr>
          <w:color w:val="FF0000"/>
        </w:rPr>
        <w:t>简单易用。作为静态面向对象编程语言的</w:t>
      </w:r>
      <w:r w:rsidR="00124AEC" w:rsidRPr="001066F6">
        <w:rPr>
          <w:rFonts w:hint="eastAsia"/>
          <w:color w:val="FF0000"/>
        </w:rPr>
        <w:t>佼佼者</w:t>
      </w:r>
      <w:r w:rsidR="00124AEC" w:rsidRPr="001066F6">
        <w:rPr>
          <w:color w:val="FF0000"/>
        </w:rPr>
        <w:t>，</w:t>
      </w:r>
      <w:r w:rsidR="00124AEC" w:rsidRPr="001066F6">
        <w:rPr>
          <w:rFonts w:hint="eastAsia"/>
          <w:color w:val="FF0000"/>
        </w:rPr>
        <w:t>Java</w:t>
      </w:r>
      <w:r w:rsidR="00124AEC" w:rsidRPr="001066F6">
        <w:rPr>
          <w:color w:val="FF0000"/>
        </w:rPr>
        <w:t>极好地实现了面向对象理论，允许程序员以简洁直接的思维方式进行复杂的编程。</w:t>
      </w:r>
      <w:r w:rsidR="00124AEC" w:rsidRPr="001066F6">
        <w:rPr>
          <w:color w:val="FF0000"/>
        </w:rPr>
        <w:t>Java</w:t>
      </w:r>
      <w:r w:rsidR="00124AEC" w:rsidRPr="001066F6">
        <w:rPr>
          <w:color w:val="FF0000"/>
        </w:rPr>
        <w:t>具有简单性、面向对象、</w:t>
      </w:r>
      <w:hyperlink r:id="rId20" w:tgtFrame="_blank" w:history="1">
        <w:r w:rsidR="00124AEC" w:rsidRPr="001066F6">
          <w:rPr>
            <w:color w:val="FF0000"/>
          </w:rPr>
          <w:t>分布式</w:t>
        </w:r>
      </w:hyperlink>
      <w:r w:rsidR="00124AEC" w:rsidRPr="001066F6">
        <w:rPr>
          <w:color w:val="FF0000"/>
        </w:rPr>
        <w:t>、</w:t>
      </w:r>
      <w:hyperlink r:id="rId21" w:tgtFrame="_blank" w:history="1">
        <w:r w:rsidR="00124AEC" w:rsidRPr="001066F6">
          <w:rPr>
            <w:color w:val="FF0000"/>
          </w:rPr>
          <w:t>健壮性</w:t>
        </w:r>
      </w:hyperlink>
      <w:r w:rsidR="00124AEC" w:rsidRPr="001066F6">
        <w:rPr>
          <w:color w:val="FF0000"/>
        </w:rPr>
        <w:t>、</w:t>
      </w:r>
      <w:hyperlink r:id="rId22" w:tgtFrame="_blank" w:history="1">
        <w:r w:rsidR="00124AEC" w:rsidRPr="001066F6">
          <w:rPr>
            <w:color w:val="FF0000"/>
          </w:rPr>
          <w:t>安全性</w:t>
        </w:r>
      </w:hyperlink>
      <w:r w:rsidR="00124AEC" w:rsidRPr="001066F6">
        <w:rPr>
          <w:color w:val="FF0000"/>
        </w:rPr>
        <w:t>、平台独立与可移植性、</w:t>
      </w:r>
      <w:hyperlink r:id="rId23" w:tgtFrame="_blank" w:history="1">
        <w:r w:rsidR="00124AEC" w:rsidRPr="001066F6">
          <w:rPr>
            <w:color w:val="FF0000"/>
          </w:rPr>
          <w:t>多线程</w:t>
        </w:r>
      </w:hyperlink>
      <w:r w:rsidR="00124AEC" w:rsidRPr="001066F6">
        <w:rPr>
          <w:color w:val="FF0000"/>
        </w:rPr>
        <w:t>、动态性等特点</w:t>
      </w:r>
      <w:r w:rsidR="00124AEC" w:rsidRPr="001066F6">
        <w:rPr>
          <w:rFonts w:hint="eastAsia"/>
          <w:color w:val="FF0000"/>
          <w:vertAlign w:val="superscript"/>
        </w:rPr>
        <w:t>[1]</w:t>
      </w:r>
      <w:r w:rsidR="00124AEC" w:rsidRPr="001066F6">
        <w:rPr>
          <w:color w:val="FF0000"/>
        </w:rPr>
        <w:t>。</w:t>
      </w:r>
      <w:r w:rsidR="00124AEC" w:rsidRPr="001066F6">
        <w:rPr>
          <w:color w:val="FF0000"/>
        </w:rPr>
        <w:t>Java</w:t>
      </w:r>
      <w:r w:rsidR="00124AEC" w:rsidRPr="001066F6">
        <w:rPr>
          <w:color w:val="FF0000"/>
        </w:rPr>
        <w:t>可以编写</w:t>
      </w:r>
      <w:hyperlink r:id="rId24" w:tgtFrame="_blank" w:history="1">
        <w:r w:rsidR="00124AEC" w:rsidRPr="001066F6">
          <w:rPr>
            <w:color w:val="FF0000"/>
          </w:rPr>
          <w:t>桌面应用程序</w:t>
        </w:r>
      </w:hyperlink>
      <w:r w:rsidR="00124AEC" w:rsidRPr="001066F6">
        <w:rPr>
          <w:color w:val="FF0000"/>
        </w:rPr>
        <w:t>、</w:t>
      </w:r>
      <w:hyperlink r:id="rId25" w:tgtFrame="_blank" w:history="1">
        <w:r w:rsidR="00124AEC" w:rsidRPr="001066F6">
          <w:rPr>
            <w:color w:val="FF0000"/>
          </w:rPr>
          <w:t>Web</w:t>
        </w:r>
        <w:r w:rsidR="00124AEC" w:rsidRPr="001066F6">
          <w:rPr>
            <w:color w:val="FF0000"/>
          </w:rPr>
          <w:t>应用程序</w:t>
        </w:r>
      </w:hyperlink>
      <w:r w:rsidR="00124AEC" w:rsidRPr="001066F6">
        <w:rPr>
          <w:color w:val="FF0000"/>
        </w:rPr>
        <w:t>、</w:t>
      </w:r>
      <w:hyperlink r:id="rId26" w:tgtFrame="_blank" w:history="1">
        <w:r w:rsidR="00124AEC" w:rsidRPr="001066F6">
          <w:rPr>
            <w:color w:val="FF0000"/>
          </w:rPr>
          <w:t>分布式系统</w:t>
        </w:r>
      </w:hyperlink>
      <w:r w:rsidR="00124AEC" w:rsidRPr="001066F6">
        <w:rPr>
          <w:color w:val="FF0000"/>
        </w:rPr>
        <w:t>和</w:t>
      </w:r>
      <w:hyperlink r:id="rId27" w:tgtFrame="_blank" w:history="1">
        <w:r w:rsidR="00124AEC" w:rsidRPr="001066F6">
          <w:rPr>
            <w:color w:val="FF0000"/>
          </w:rPr>
          <w:t>嵌入式系统</w:t>
        </w:r>
      </w:hyperlink>
      <w:r w:rsidR="00124AEC" w:rsidRPr="001066F6">
        <w:rPr>
          <w:color w:val="FF0000"/>
        </w:rPr>
        <w:t>应用程序等</w:t>
      </w:r>
      <w:r w:rsidR="00124AEC" w:rsidRPr="001066F6">
        <w:rPr>
          <w:rFonts w:hint="eastAsia"/>
          <w:color w:val="FF0000"/>
        </w:rPr>
        <w:t>。</w:t>
      </w:r>
    </w:p>
    <w:p w:rsidR="008415D1" w:rsidRDefault="00124AEC">
      <w:pPr>
        <w:spacing w:line="300" w:lineRule="auto"/>
      </w:pPr>
      <w:r w:rsidRPr="001066F6">
        <w:rPr>
          <w:rFonts w:hint="eastAsia"/>
          <w:color w:val="FF0000"/>
        </w:rPr>
        <w:t xml:space="preserve">    </w:t>
      </w:r>
      <w:r w:rsidRPr="001066F6">
        <w:rPr>
          <w:color w:val="FF0000"/>
        </w:rPr>
        <w:t>M</w:t>
      </w:r>
      <w:r w:rsidRPr="001066F6">
        <w:rPr>
          <w:rFonts w:hint="eastAsia"/>
          <w:color w:val="FF0000"/>
        </w:rPr>
        <w:t>VC</w:t>
      </w:r>
      <w:r w:rsidRPr="001066F6">
        <w:rPr>
          <w:rFonts w:hint="eastAsia"/>
          <w:color w:val="FF0000"/>
        </w:rPr>
        <w:t>是一种软件设计典范，它体现了关注点分离这一基本的设计仿真，它将构成一个人机交互应用涉及的功能分为</w:t>
      </w:r>
      <w:r w:rsidRPr="001066F6">
        <w:rPr>
          <w:rFonts w:hint="eastAsia"/>
          <w:color w:val="FF0000"/>
        </w:rPr>
        <w:t>Model</w:t>
      </w:r>
      <w:r w:rsidRPr="001066F6">
        <w:rPr>
          <w:rFonts w:hint="eastAsia"/>
          <w:color w:val="FF0000"/>
        </w:rPr>
        <w:t>，</w:t>
      </w:r>
      <w:r w:rsidRPr="001066F6">
        <w:rPr>
          <w:rFonts w:hint="eastAsia"/>
          <w:color w:val="FF0000"/>
        </w:rPr>
        <w:t>Controller</w:t>
      </w:r>
      <w:r w:rsidRPr="001066F6">
        <w:rPr>
          <w:rFonts w:hint="eastAsia"/>
          <w:color w:val="FF0000"/>
        </w:rPr>
        <w:t>和</w:t>
      </w:r>
      <w:r w:rsidRPr="001066F6">
        <w:rPr>
          <w:rFonts w:hint="eastAsia"/>
          <w:color w:val="FF0000"/>
        </w:rPr>
        <w:t>View</w:t>
      </w:r>
      <w:r w:rsidRPr="001066F6">
        <w:rPr>
          <w:rFonts w:hint="eastAsia"/>
          <w:color w:val="FF0000"/>
        </w:rPr>
        <w:t>三个部分，他们各自具有相应的职责。</w:t>
      </w:r>
      <w:r w:rsidRPr="001066F6">
        <w:rPr>
          <w:rFonts w:hint="eastAsia"/>
          <w:color w:val="FF0000"/>
        </w:rPr>
        <w:t>Model</w:t>
      </w:r>
      <w:r w:rsidRPr="001066F6">
        <w:rPr>
          <w:rFonts w:hint="eastAsia"/>
          <w:color w:val="FF0000"/>
        </w:rPr>
        <w:t>是对应用状态和业务功能的封装，我们可以将它理解为同时包含数据和行为的领域模型。</w:t>
      </w:r>
      <w:r w:rsidRPr="001066F6">
        <w:rPr>
          <w:rFonts w:hint="eastAsia"/>
          <w:color w:val="FF0000"/>
        </w:rPr>
        <w:t>Model</w:t>
      </w:r>
      <w:r w:rsidRPr="001066F6">
        <w:rPr>
          <w:rFonts w:hint="eastAsia"/>
          <w:color w:val="FF0000"/>
        </w:rPr>
        <w:t>接收</w:t>
      </w:r>
      <w:r w:rsidRPr="001066F6">
        <w:rPr>
          <w:rFonts w:hint="eastAsia"/>
          <w:color w:val="FF0000"/>
        </w:rPr>
        <w:t>Controller</w:t>
      </w:r>
      <w:r w:rsidRPr="001066F6">
        <w:rPr>
          <w:rFonts w:hint="eastAsia"/>
          <w:color w:val="FF0000"/>
        </w:rPr>
        <w:t>的请求并完成相应的业务处理，在状态改变的时候向</w:t>
      </w:r>
      <w:r w:rsidRPr="001066F6">
        <w:rPr>
          <w:rFonts w:hint="eastAsia"/>
          <w:color w:val="FF0000"/>
        </w:rPr>
        <w:t>View</w:t>
      </w:r>
      <w:r w:rsidRPr="001066F6">
        <w:rPr>
          <w:rFonts w:hint="eastAsia"/>
          <w:color w:val="FF0000"/>
        </w:rPr>
        <w:t>发出相应的通知</w:t>
      </w:r>
      <w:r w:rsidRPr="001066F6">
        <w:rPr>
          <w:rFonts w:hint="eastAsia"/>
          <w:color w:val="FF0000"/>
          <w:vertAlign w:val="superscript"/>
        </w:rPr>
        <w:t>[2]</w:t>
      </w:r>
      <w:r w:rsidRPr="001066F6">
        <w:rPr>
          <w:rFonts w:hint="eastAsia"/>
          <w:color w:val="FF0000"/>
        </w:rPr>
        <w:t>。</w:t>
      </w:r>
    </w:p>
    <w:p w:rsidR="008415D1" w:rsidRDefault="00124AEC">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sidR="001066F6">
        <w:rPr>
          <w:rFonts w:hint="eastAsia"/>
        </w:rPr>
        <w:t>j</w:t>
      </w:r>
      <w:r>
        <w:rPr>
          <w:rFonts w:hint="eastAsia"/>
        </w:rPr>
        <w:t>Query</w:t>
      </w:r>
      <w:r>
        <w:rPr>
          <w:rFonts w:hint="eastAsia"/>
        </w:rPr>
        <w:t>与</w:t>
      </w:r>
      <w:bookmarkEnd w:id="129"/>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8B7B99">
        <w:rPr>
          <w:color w:val="FF0000"/>
        </w:rPr>
        <w:t>是一个简洁快速的</w:t>
      </w:r>
      <w:r w:rsidR="00124AEC" w:rsidRPr="008B7B99">
        <w:rPr>
          <w:color w:val="FF0000"/>
        </w:rPr>
        <w:t>JavaScript</w:t>
      </w:r>
      <w:r w:rsidR="00124AEC" w:rsidRPr="008B7B99">
        <w:rPr>
          <w:color w:val="FF0000"/>
        </w:rPr>
        <w:t>框架。</w:t>
      </w:r>
      <w:r w:rsidRPr="008B7B99">
        <w:rPr>
          <w:rFonts w:hint="eastAsia"/>
          <w:color w:val="FF0000"/>
        </w:rPr>
        <w:t>j</w:t>
      </w:r>
      <w:r w:rsidR="00124AEC" w:rsidRPr="008B7B99">
        <w:rPr>
          <w:color w:val="FF0000"/>
        </w:rPr>
        <w:t>Query</w:t>
      </w:r>
      <w:r w:rsidR="00124AEC" w:rsidRPr="008B7B99">
        <w:rPr>
          <w:color w:val="FF0000"/>
        </w:rPr>
        <w:t>设计的宗旨是</w:t>
      </w:r>
      <w:r w:rsidR="00124AEC" w:rsidRPr="008B7B99">
        <w:rPr>
          <w:rFonts w:hint="eastAsia"/>
          <w:color w:val="FF0000"/>
        </w:rPr>
        <w:t>“</w:t>
      </w:r>
      <w:r w:rsidR="00124AEC" w:rsidRPr="008B7B99">
        <w:rPr>
          <w:color w:val="FF0000"/>
        </w:rPr>
        <w:t>write Less</w:t>
      </w:r>
      <w:r w:rsidR="00124AEC" w:rsidRPr="008B7B99">
        <w:rPr>
          <w:color w:val="FF0000"/>
        </w:rPr>
        <w:t>，</w:t>
      </w:r>
      <w:r w:rsidR="00124AEC" w:rsidRPr="008B7B99">
        <w:rPr>
          <w:color w:val="FF0000"/>
        </w:rPr>
        <w:t>Do More”</w:t>
      </w:r>
      <w:r w:rsidR="00124AEC" w:rsidRPr="008B7B99">
        <w:rPr>
          <w:color w:val="FF0000"/>
        </w:rPr>
        <w:t>，使用写更少的代码完成更多的事情。它封装了</w:t>
      </w:r>
      <w:r w:rsidR="00124AEC" w:rsidRPr="008B7B99">
        <w:rPr>
          <w:color w:val="FF0000"/>
        </w:rPr>
        <w:t>JavaScript</w:t>
      </w:r>
      <w:r w:rsidR="00124AEC" w:rsidRPr="008B7B99">
        <w:rPr>
          <w:color w:val="FF0000"/>
        </w:rPr>
        <w:t>常用的功能代码，提供一种简便的</w:t>
      </w:r>
      <w:r w:rsidR="00124AEC" w:rsidRPr="008B7B99">
        <w:rPr>
          <w:color w:val="FF0000"/>
        </w:rPr>
        <w:t>JavaScript</w:t>
      </w:r>
      <w:r w:rsidR="00124AEC" w:rsidRPr="008B7B99">
        <w:rPr>
          <w:color w:val="FF0000"/>
        </w:rPr>
        <w:t>设计模式，优化</w:t>
      </w:r>
      <w:r w:rsidR="00124AEC" w:rsidRPr="008B7B99">
        <w:rPr>
          <w:color w:val="FF0000"/>
        </w:rPr>
        <w:t>HTML</w:t>
      </w:r>
      <w:r w:rsidR="00124AEC" w:rsidRPr="008B7B99">
        <w:rPr>
          <w:color w:val="FF0000"/>
        </w:rPr>
        <w:t>文档操作</w:t>
      </w:r>
      <w:r w:rsidR="00124AEC" w:rsidRPr="008B7B99">
        <w:rPr>
          <w:rFonts w:hint="eastAsia"/>
          <w:color w:val="FF0000"/>
        </w:rPr>
        <w:t>、</w:t>
      </w:r>
      <w:r w:rsidR="00124AEC" w:rsidRPr="008B7B99">
        <w:rPr>
          <w:color w:val="FF0000"/>
        </w:rPr>
        <w:t>Ajax</w:t>
      </w:r>
      <w:r w:rsidR="00124AEC" w:rsidRPr="008B7B99">
        <w:rPr>
          <w:color w:val="FF0000"/>
        </w:rPr>
        <w:t>交互等各种功能。</w:t>
      </w:r>
    </w:p>
    <w:p w:rsidR="008415D1" w:rsidRPr="008B7B99" w:rsidRDefault="00124AEC">
      <w:pPr>
        <w:spacing w:line="300" w:lineRule="auto"/>
        <w:ind w:firstLineChars="200" w:firstLine="480"/>
        <w:rPr>
          <w:color w:val="FF0000"/>
        </w:rPr>
      </w:pPr>
      <w:r w:rsidRPr="008B7B99">
        <w:rPr>
          <w:color w:val="FF0000"/>
        </w:rPr>
        <w:t>它的核心特性可以总结为：具有独特的链式语法和短小清晰的多功能接口；具有高效灵活的</w:t>
      </w:r>
      <w:r w:rsidRPr="008B7B99">
        <w:rPr>
          <w:color w:val="FF0000"/>
        </w:rPr>
        <w:t>css</w:t>
      </w:r>
      <w:r w:rsidRPr="008B7B99">
        <w:rPr>
          <w:color w:val="FF0000"/>
        </w:rPr>
        <w:t>选择器，并且可对</w:t>
      </w:r>
      <w:r w:rsidRPr="008B7B99">
        <w:rPr>
          <w:color w:val="FF0000"/>
        </w:rPr>
        <w:t>CSS</w:t>
      </w:r>
      <w:r w:rsidRPr="008B7B99">
        <w:rPr>
          <w:color w:val="FF0000"/>
        </w:rPr>
        <w:t>选择器进行扩展；拥有便捷的插件扩展机制和丰富的插件。</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富客户端框架</w:t>
      </w:r>
      <w:r w:rsidR="009E493F" w:rsidRPr="008B7B99">
        <w:rPr>
          <w:rFonts w:hint="eastAsia"/>
          <w:color w:val="FF0000"/>
        </w:rPr>
        <w:t>(j</w:t>
      </w:r>
      <w:r w:rsidRPr="008B7B99">
        <w:rPr>
          <w:rFonts w:hint="eastAsia"/>
          <w:color w:val="FF0000"/>
        </w:rPr>
        <w:t>Query RIA framework)</w:t>
      </w:r>
      <w:r w:rsidRPr="008B7B99">
        <w:rPr>
          <w:rFonts w:hint="eastAsia"/>
          <w:color w:val="FF0000"/>
        </w:rPr>
        <w:t>，是中国人自己开发的基于</w:t>
      </w:r>
      <w:r w:rsidR="009E493F" w:rsidRPr="008B7B99">
        <w:rPr>
          <w:rFonts w:hint="eastAsia"/>
          <w:color w:val="FF0000"/>
        </w:rPr>
        <w:t>j</w:t>
      </w:r>
      <w:r w:rsidRPr="008B7B99">
        <w:rPr>
          <w:rFonts w:hint="eastAsia"/>
          <w:color w:val="FF0000"/>
        </w:rPr>
        <w:t>Query</w:t>
      </w:r>
      <w:r w:rsidRPr="008B7B99">
        <w:rPr>
          <w:rFonts w:hint="eastAsia"/>
          <w:color w:val="FF0000"/>
        </w:rPr>
        <w:t>实现的</w:t>
      </w:r>
      <w:r w:rsidRPr="008B7B99">
        <w:rPr>
          <w:rFonts w:hint="eastAsia"/>
          <w:color w:val="FF0000"/>
        </w:rPr>
        <w:t>Ajax RIA</w:t>
      </w:r>
      <w:r w:rsidRPr="008B7B99">
        <w:rPr>
          <w:rFonts w:hint="eastAsia"/>
          <w:color w:val="FF0000"/>
        </w:rPr>
        <w:t>开源框架。其设计目标是</w:t>
      </w:r>
      <w:r w:rsidRPr="008B7B99">
        <w:rPr>
          <w:color w:val="FF0000"/>
        </w:rPr>
        <w:t>快速开发、简单实用、扩展方便、轻量级</w:t>
      </w:r>
      <w:r w:rsidRPr="008B7B99">
        <w:rPr>
          <w:rFonts w:hint="eastAsia"/>
          <w:color w:val="FF0000"/>
        </w:rPr>
        <w:t>、</w:t>
      </w:r>
      <w:r w:rsidRPr="008B7B99">
        <w:rPr>
          <w:color w:val="FF0000"/>
        </w:rPr>
        <w:t>RIA</w:t>
      </w:r>
      <w:r w:rsidRPr="008B7B99">
        <w:rPr>
          <w:color w:val="FF0000"/>
        </w:rPr>
        <w:t>思路</w:t>
      </w:r>
      <w:r w:rsidRPr="008B7B99">
        <w:rPr>
          <w:rFonts w:hint="eastAsia"/>
          <w:color w:val="FF0000"/>
        </w:rPr>
        <w:t>。</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框架区别于其它</w:t>
      </w:r>
      <w:r w:rsidRPr="008B7B99">
        <w:rPr>
          <w:rFonts w:hint="eastAsia"/>
          <w:color w:val="FF0000"/>
        </w:rPr>
        <w:t>JS</w:t>
      </w:r>
      <w:r w:rsidRPr="008B7B99">
        <w:rPr>
          <w:rFonts w:hint="eastAsia"/>
          <w:color w:val="FF0000"/>
        </w:rPr>
        <w:t>框架，具有以下优点：</w:t>
      </w:r>
    </w:p>
    <w:p w:rsidR="008415D1" w:rsidRPr="008B7B99" w:rsidRDefault="00124AEC">
      <w:pPr>
        <w:numPr>
          <w:ilvl w:val="0"/>
          <w:numId w:val="1"/>
        </w:numPr>
        <w:spacing w:line="300" w:lineRule="auto"/>
        <w:ind w:leftChars="-23" w:left="-55" w:firstLineChars="200" w:firstLine="480"/>
        <w:rPr>
          <w:color w:val="FF0000"/>
        </w:rPr>
      </w:pPr>
      <w:bookmarkStart w:id="130" w:name="_Ref31905"/>
      <w:r w:rsidRPr="008B7B99">
        <w:rPr>
          <w:rFonts w:hint="eastAsia"/>
          <w:color w:val="FF0000"/>
        </w:rPr>
        <w:t>完全开源，其源码没有做任何混淆处理，相当方便扩展。</w:t>
      </w:r>
      <w:bookmarkEnd w:id="130"/>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CSS</w:t>
      </w:r>
      <w:r w:rsidRPr="008B7B99">
        <w:rPr>
          <w:rFonts w:hint="eastAsia"/>
          <w:color w:val="FF0000"/>
        </w:rPr>
        <w:t>和</w:t>
      </w:r>
      <w:r w:rsidRPr="008B7B99">
        <w:rPr>
          <w:rFonts w:hint="eastAsia"/>
          <w:color w:val="FF0000"/>
        </w:rPr>
        <w:t>JS</w:t>
      </w:r>
      <w:r w:rsidRPr="008B7B99">
        <w:rPr>
          <w:rFonts w:hint="eastAsia"/>
          <w:color w:val="FF0000"/>
        </w:rPr>
        <w:t>代码彻底分离，方便开发人员修改样式。</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lastRenderedPageBreak/>
        <w:t xml:space="preserve"> </w:t>
      </w:r>
      <w:r w:rsidRPr="008B7B99">
        <w:rPr>
          <w:rFonts w:hint="eastAsia"/>
          <w:color w:val="FF0000"/>
        </w:rPr>
        <w:t>简单实用，扩展方便，轻量级框架，快速开发。</w:t>
      </w:r>
      <w:r w:rsidRPr="008B7B99">
        <w:rPr>
          <w:rFonts w:hint="eastAsia"/>
          <w:color w:val="FF0000"/>
        </w:rPr>
        <w:tab/>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支持</w:t>
      </w:r>
      <w:r w:rsidRPr="008B7B99">
        <w:rPr>
          <w:rFonts w:hint="eastAsia"/>
          <w:color w:val="FF0000"/>
        </w:rPr>
        <w:t>HTML</w:t>
      </w:r>
      <w:r w:rsidRPr="008B7B99">
        <w:rPr>
          <w:rFonts w:hint="eastAsia"/>
          <w:color w:val="FF0000"/>
        </w:rPr>
        <w:t>扩展方式调用</w:t>
      </w:r>
      <w:r w:rsidRPr="008B7B99">
        <w:rPr>
          <w:rFonts w:hint="eastAsia"/>
          <w:color w:val="FF0000"/>
        </w:rPr>
        <w:t>UI</w:t>
      </w:r>
      <w:r w:rsidRPr="008B7B99">
        <w:rPr>
          <w:rFonts w:hint="eastAsia"/>
          <w:color w:val="FF0000"/>
        </w:rPr>
        <w:t>组件，开发人员不需写</w:t>
      </w:r>
      <w:r w:rsidRPr="008B7B99">
        <w:rPr>
          <w:rFonts w:hint="eastAsia"/>
          <w:color w:val="FF0000"/>
        </w:rPr>
        <w:t>JS</w:t>
      </w:r>
      <w:r w:rsidRPr="008B7B99">
        <w:rPr>
          <w:rFonts w:hint="eastAsia"/>
          <w:color w:val="FF0000"/>
        </w:rPr>
        <w:t>。</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开发人员只要懂</w:t>
      </w:r>
      <w:r w:rsidRPr="008B7B99">
        <w:rPr>
          <w:rFonts w:hint="eastAsia"/>
          <w:color w:val="FF0000"/>
        </w:rPr>
        <w:t>HTML</w:t>
      </w:r>
      <w:r w:rsidRPr="008B7B99">
        <w:rPr>
          <w:rFonts w:hint="eastAsia"/>
          <w:color w:val="FF0000"/>
        </w:rPr>
        <w:t>语法不需精通</w:t>
      </w:r>
      <w:r w:rsidRPr="008B7B99">
        <w:rPr>
          <w:rFonts w:hint="eastAsia"/>
          <w:color w:val="FF0000"/>
        </w:rPr>
        <w:t>JS</w:t>
      </w:r>
      <w:r w:rsidRPr="008B7B99">
        <w:rPr>
          <w:rFonts w:hint="eastAsia"/>
          <w:color w:val="FF0000"/>
        </w:rPr>
        <w:t>，他就可以使用</w:t>
      </w:r>
      <w:r w:rsidRPr="008B7B99">
        <w:rPr>
          <w:rFonts w:hint="eastAsia"/>
          <w:color w:val="FF0000"/>
        </w:rPr>
        <w:t>Ajax</w:t>
      </w:r>
      <w:r w:rsidRPr="008B7B99">
        <w:rPr>
          <w:rFonts w:hint="eastAsia"/>
          <w:color w:val="FF0000"/>
        </w:rPr>
        <w:t>开发后台。</w:t>
      </w:r>
    </w:p>
    <w:p w:rsidR="008415D1" w:rsidRDefault="00124AEC">
      <w:pPr>
        <w:numPr>
          <w:ilvl w:val="0"/>
          <w:numId w:val="1"/>
        </w:numPr>
        <w:spacing w:line="300" w:lineRule="auto"/>
        <w:ind w:leftChars="-23" w:left="-55" w:firstLineChars="200" w:firstLine="480"/>
      </w:pPr>
      <w:r w:rsidRPr="008B7B99">
        <w:rPr>
          <w:rFonts w:hint="eastAsia"/>
          <w:color w:val="FF0000"/>
        </w:rPr>
        <w:t xml:space="preserve"> </w:t>
      </w:r>
      <w:r w:rsidRPr="008B7B99">
        <w:rPr>
          <w:rFonts w:hint="eastAsia"/>
          <w:color w:val="FF0000"/>
        </w:rPr>
        <w:t>基于</w:t>
      </w:r>
      <w:r w:rsidR="009E493F" w:rsidRPr="008B7B99">
        <w:rPr>
          <w:rFonts w:hint="eastAsia"/>
          <w:color w:val="FF0000"/>
        </w:rPr>
        <w:t>j</w:t>
      </w:r>
      <w:r w:rsidRPr="008B7B99">
        <w:rPr>
          <w:rFonts w:hint="eastAsia"/>
          <w:color w:val="FF0000"/>
        </w:rPr>
        <w:t>Query</w:t>
      </w:r>
      <w:r w:rsidRPr="008B7B99">
        <w:rPr>
          <w:rFonts w:hint="eastAsia"/>
          <w:color w:val="FF0000"/>
        </w:rPr>
        <w:t>，其</w:t>
      </w:r>
      <w:r w:rsidRPr="008B7B99">
        <w:rPr>
          <w:rFonts w:hint="eastAsia"/>
          <w:color w:val="FF0000"/>
        </w:rPr>
        <w:t>UI</w:t>
      </w:r>
      <w:r w:rsidRPr="008B7B99">
        <w:rPr>
          <w:rFonts w:hint="eastAsia"/>
          <w:color w:val="FF0000"/>
        </w:rPr>
        <w:t>组件以</w:t>
      </w:r>
      <w:r w:rsidR="009E493F" w:rsidRPr="008B7B99">
        <w:rPr>
          <w:rFonts w:hint="eastAsia"/>
          <w:color w:val="FF0000"/>
        </w:rPr>
        <w:t>j</w:t>
      </w:r>
      <w:r w:rsidRPr="008B7B99">
        <w:rPr>
          <w:rFonts w:hint="eastAsia"/>
          <w:color w:val="FF0000"/>
        </w:rPr>
        <w:t>Query</w:t>
      </w:r>
      <w:r w:rsidRPr="008B7B99">
        <w:rPr>
          <w:rFonts w:hint="eastAsia"/>
          <w:color w:val="FF0000"/>
        </w:rPr>
        <w:t>插件形式发布，方便后期开发扩展</w:t>
      </w:r>
      <w:r>
        <w:rPr>
          <w:rFonts w:hint="eastAsia"/>
        </w:rPr>
        <w:t>。</w:t>
      </w:r>
    </w:p>
    <w:p w:rsidR="008415D1" w:rsidRDefault="00124AEC">
      <w:pPr>
        <w:pStyle w:val="Heading2"/>
        <w:spacing w:before="240" w:after="120"/>
      </w:pPr>
      <w:bookmarkStart w:id="131" w:name="_Toc373325743"/>
      <w:bookmarkStart w:id="132" w:name="_Toc373357676"/>
      <w:bookmarkStart w:id="133" w:name="_Toc373325930"/>
      <w:bookmarkStart w:id="134" w:name="_Toc373325124"/>
      <w:bookmarkStart w:id="135" w:name="_Toc373357815"/>
      <w:bookmarkStart w:id="136" w:name="_Toc483344121"/>
      <w:r>
        <w:rPr>
          <w:rFonts w:hint="eastAsia"/>
        </w:rPr>
        <w:t xml:space="preserve">2.3 </w:t>
      </w:r>
      <w:bookmarkEnd w:id="131"/>
      <w:bookmarkEnd w:id="132"/>
      <w:bookmarkEnd w:id="133"/>
      <w:bookmarkEnd w:id="134"/>
      <w:bookmarkEnd w:id="135"/>
      <w:r>
        <w:rPr>
          <w:rFonts w:hint="eastAsia"/>
        </w:rPr>
        <w:t>AJAX</w:t>
      </w:r>
      <w:r>
        <w:rPr>
          <w:rFonts w:hint="eastAsia"/>
        </w:rPr>
        <w:t>与</w:t>
      </w:r>
      <w:r>
        <w:rPr>
          <w:rFonts w:hint="eastAsia"/>
        </w:rPr>
        <w:t>JSON</w:t>
      </w:r>
      <w:bookmarkEnd w:id="136"/>
    </w:p>
    <w:p w:rsidR="008415D1" w:rsidRPr="00217A75" w:rsidRDefault="00124AEC">
      <w:pPr>
        <w:spacing w:line="300" w:lineRule="auto"/>
        <w:ind w:firstLineChars="200" w:firstLine="480"/>
        <w:rPr>
          <w:color w:val="FF0000"/>
        </w:rPr>
      </w:pPr>
      <w:r>
        <w:t>AJAX</w:t>
      </w:r>
      <w:r w:rsidRPr="00217A75">
        <w:rPr>
          <w:rFonts w:hint="eastAsia"/>
          <w:color w:val="FF0000"/>
        </w:rPr>
        <w:t>指</w:t>
      </w:r>
      <w:r w:rsidRPr="00217A75">
        <w:rPr>
          <w:color w:val="FF0000"/>
        </w:rPr>
        <w:t>的是一种异步</w:t>
      </w:r>
      <w:r w:rsidRPr="00217A75">
        <w:rPr>
          <w:color w:val="FF0000"/>
        </w:rPr>
        <w:t>JavaScript</w:t>
      </w:r>
      <w:r w:rsidRPr="00217A75">
        <w:rPr>
          <w:color w:val="FF0000"/>
        </w:rPr>
        <w:t>和</w:t>
      </w:r>
      <w:r w:rsidRPr="00217A75">
        <w:rPr>
          <w:color w:val="FF0000"/>
        </w:rPr>
        <w:t>XML</w:t>
      </w:r>
      <w:r w:rsidRPr="00217A75">
        <w:rPr>
          <w:color w:val="FF0000"/>
        </w:rPr>
        <w:t>，它是一种新的网页开发技术</w:t>
      </w:r>
      <w:r w:rsidRPr="00217A75">
        <w:rPr>
          <w:rFonts w:hint="eastAsia"/>
          <w:color w:val="FF0000"/>
        </w:rPr>
        <w:t>，</w:t>
      </w:r>
      <w:r w:rsidRPr="00217A75">
        <w:rPr>
          <w:color w:val="FF0000"/>
        </w:rPr>
        <w:t>用于创建交互式网页应用。</w:t>
      </w:r>
      <w:r w:rsidRPr="00217A75">
        <w:rPr>
          <w:color w:val="FF0000"/>
        </w:rPr>
        <w:t xml:space="preserve">AJAX </w:t>
      </w:r>
      <w:r w:rsidRPr="00217A75">
        <w:rPr>
          <w:color w:val="FF0000"/>
        </w:rPr>
        <w:t>是一种用于创建快速动态网页的技术。</w:t>
      </w:r>
      <w:r w:rsidRPr="00217A75">
        <w:rPr>
          <w:rFonts w:hint="eastAsia"/>
          <w:color w:val="FF0000"/>
        </w:rPr>
        <w:t>它</w:t>
      </w:r>
      <w:r w:rsidRPr="00217A75">
        <w:rPr>
          <w:color w:val="FF0000"/>
        </w:rPr>
        <w:t>通过在服务器与后台进行轻量级的数据交换，</w:t>
      </w:r>
      <w:r w:rsidRPr="00217A75">
        <w:rPr>
          <w:color w:val="FF0000"/>
        </w:rPr>
        <w:t xml:space="preserve">AJAX </w:t>
      </w:r>
      <w:r w:rsidRPr="00217A75">
        <w:rPr>
          <w:color w:val="FF0000"/>
        </w:rPr>
        <w:t>可以使网页实现异步更新。这意味着可以在不重新加载整个网页的情况下，对网页的某部分进行更新。</w:t>
      </w:r>
    </w:p>
    <w:p w:rsidR="008415D1" w:rsidRDefault="00124AEC">
      <w:pPr>
        <w:spacing w:line="300" w:lineRule="auto"/>
        <w:ind w:firstLineChars="200" w:firstLine="480"/>
      </w:pPr>
      <w:r w:rsidRPr="00CB6FC0">
        <w:rPr>
          <w:rFonts w:hint="eastAsia"/>
        </w:rPr>
        <w:t>JSON</w:t>
      </w:r>
      <w:r w:rsidRPr="00217A75">
        <w:rPr>
          <w:color w:val="FF0000"/>
        </w:rPr>
        <w:t>是一种轻量级的数据交换格式。它采用完全独立于编程语言的文本格式来存储和表示数据。因为其简洁和清晰的层次结构</w:t>
      </w:r>
      <w:r w:rsidRPr="00217A75">
        <w:rPr>
          <w:rFonts w:hint="eastAsia"/>
          <w:color w:val="FF0000"/>
        </w:rPr>
        <w:t>，</w:t>
      </w:r>
      <w:r w:rsidRPr="00217A75">
        <w:rPr>
          <w:color w:val="FF0000"/>
        </w:rPr>
        <w:t>它成为理想的数据交换语言</w:t>
      </w:r>
      <w:r w:rsidRPr="00217A75">
        <w:rPr>
          <w:rFonts w:hint="eastAsia"/>
          <w:color w:val="FF0000"/>
        </w:rPr>
        <w:t>。</w:t>
      </w:r>
      <w:r w:rsidRPr="00217A75">
        <w:rPr>
          <w:color w:val="FF0000"/>
        </w:rPr>
        <w:t>它有易于人阅读和编写</w:t>
      </w:r>
      <w:r w:rsidRPr="00217A75">
        <w:rPr>
          <w:rFonts w:hint="eastAsia"/>
          <w:color w:val="FF0000"/>
        </w:rPr>
        <w:t>、</w:t>
      </w:r>
      <w:r w:rsidRPr="00217A75">
        <w:rPr>
          <w:color w:val="FF0000"/>
        </w:rPr>
        <w:t>易于机器解析和生成以及有效地提升网络传输效率的优点</w:t>
      </w:r>
      <w:r>
        <w:t>。</w:t>
      </w:r>
    </w:p>
    <w:p w:rsidR="008415D1" w:rsidRDefault="00124AEC">
      <w:pPr>
        <w:pStyle w:val="Heading2"/>
        <w:spacing w:before="240" w:after="120"/>
      </w:pPr>
      <w:bookmarkStart w:id="137" w:name="_Toc373325125"/>
      <w:bookmarkStart w:id="138" w:name="_Toc373325744"/>
      <w:bookmarkStart w:id="139" w:name="_Toc373325931"/>
      <w:bookmarkStart w:id="140" w:name="_Toc373357677"/>
      <w:bookmarkStart w:id="141" w:name="_Toc373357816"/>
      <w:bookmarkStart w:id="142" w:name="_Toc483344122"/>
      <w:r>
        <w:rPr>
          <w:rFonts w:hint="eastAsia"/>
        </w:rPr>
        <w:t xml:space="preserve">2.4 </w:t>
      </w:r>
      <w:bookmarkEnd w:id="137"/>
      <w:bookmarkEnd w:id="138"/>
      <w:bookmarkEnd w:id="139"/>
      <w:bookmarkEnd w:id="140"/>
      <w:bookmarkEnd w:id="141"/>
      <w:r>
        <w:rPr>
          <w:rFonts w:hint="eastAsia"/>
        </w:rPr>
        <w:t>开发工具</w:t>
      </w:r>
      <w:bookmarkEnd w:id="142"/>
    </w:p>
    <w:p w:rsidR="008415D1" w:rsidRDefault="00124AEC">
      <w:pPr>
        <w:pStyle w:val="Heading3"/>
        <w:spacing w:before="120"/>
      </w:pPr>
      <w:bookmarkStart w:id="143" w:name="_Toc483344123"/>
      <w:r>
        <w:rPr>
          <w:rFonts w:hint="eastAsia"/>
        </w:rPr>
        <w:t xml:space="preserve">2.4.1 </w:t>
      </w:r>
      <w:r>
        <w:t>MySQL Workbench</w:t>
      </w:r>
      <w:r>
        <w:rPr>
          <w:rFonts w:hint="eastAsia"/>
        </w:rPr>
        <w:t>工具简介</w:t>
      </w:r>
      <w:bookmarkEnd w:id="143"/>
    </w:p>
    <w:p w:rsidR="008415D1" w:rsidRPr="00CE1C63" w:rsidRDefault="00124AEC">
      <w:pPr>
        <w:spacing w:line="300" w:lineRule="auto"/>
        <w:ind w:firstLineChars="200" w:firstLine="480"/>
        <w:rPr>
          <w:color w:val="FF0000"/>
          <w:szCs w:val="28"/>
        </w:rPr>
      </w:pPr>
      <w:r>
        <w:rPr>
          <w:rFonts w:hint="eastAsia"/>
          <w:szCs w:val="28"/>
        </w:rPr>
        <w:t>SQL</w:t>
      </w:r>
      <w:r w:rsidRPr="00CE1C63">
        <w:rPr>
          <w:rFonts w:hint="eastAsia"/>
          <w:color w:val="FF0000"/>
          <w:szCs w:val="28"/>
        </w:rPr>
        <w:t xml:space="preserve"> Server </w:t>
      </w:r>
      <w:r w:rsidRPr="00CE1C63">
        <w:rPr>
          <w:rFonts w:hint="eastAsia"/>
          <w:color w:val="FF0000"/>
          <w:szCs w:val="28"/>
        </w:rPr>
        <w:t>是</w:t>
      </w:r>
      <w:r w:rsidRPr="00CE1C63">
        <w:rPr>
          <w:rFonts w:hint="eastAsia"/>
          <w:color w:val="FF0000"/>
          <w:szCs w:val="28"/>
        </w:rPr>
        <w:t xml:space="preserve">Microsoft </w:t>
      </w:r>
      <w:r w:rsidRPr="00CE1C63">
        <w:rPr>
          <w:rFonts w:hint="eastAsia"/>
          <w:color w:val="FF0000"/>
          <w:szCs w:val="28"/>
        </w:rPr>
        <w:t>公司推出的关系型数据库管理系统。它具有很多优点，比如可伸缩行好、与其它相关软件集成程度高以及使用方便等，它可跨多种不同大型多处理器的服务器平台使用。</w:t>
      </w:r>
    </w:p>
    <w:p w:rsidR="008415D1" w:rsidRPr="00CE1C63" w:rsidRDefault="00124AEC">
      <w:pPr>
        <w:spacing w:line="300" w:lineRule="auto"/>
        <w:ind w:firstLineChars="200" w:firstLine="480"/>
        <w:rPr>
          <w:color w:val="FF0000"/>
        </w:rPr>
      </w:pPr>
      <w:r w:rsidRPr="00CE1C63">
        <w:rPr>
          <w:rFonts w:hint="eastAsia"/>
          <w:color w:val="FF0000"/>
          <w:szCs w:val="28"/>
        </w:rPr>
        <w:t xml:space="preserve">Microsoft SQL Server </w:t>
      </w:r>
      <w:r w:rsidRPr="00CE1C63">
        <w:rPr>
          <w:rFonts w:hint="eastAsia"/>
          <w:color w:val="FF0000"/>
          <w:szCs w:val="28"/>
        </w:rPr>
        <w:t>数据库引擎为关系型数据和结构化数据提供了更安全可靠的存储功能，数据库引擎是</w:t>
      </w:r>
      <w:r w:rsidRPr="00CE1C63">
        <w:rPr>
          <w:rFonts w:hint="eastAsia"/>
          <w:color w:val="FF0000"/>
          <w:szCs w:val="24"/>
        </w:rPr>
        <w:t xml:space="preserve">SQLSERVER </w:t>
      </w:r>
      <w:r w:rsidRPr="00CE1C63">
        <w:rPr>
          <w:rFonts w:hint="eastAsia"/>
          <w:color w:val="FF0000"/>
          <w:szCs w:val="28"/>
        </w:rPr>
        <w:t>系统的核心服务，负责完成数据的存储、处理和安全管理，提供了受控访问和快速事务处理，和大量的支持以保持高可用性的服务</w:t>
      </w:r>
      <w:r w:rsidRPr="00CE1C63">
        <w:rPr>
          <w:rFonts w:hint="eastAsia"/>
          <w:color w:val="FF0000"/>
          <w:szCs w:val="28"/>
          <w:vertAlign w:val="superscript"/>
        </w:rPr>
        <w:t>[3]</w:t>
      </w:r>
      <w:r w:rsidRPr="00CE1C63">
        <w:rPr>
          <w:rFonts w:hint="eastAsia"/>
          <w:szCs w:val="28"/>
        </w:rPr>
        <w:t>。</w:t>
      </w:r>
    </w:p>
    <w:p w:rsidR="008415D1" w:rsidRDefault="00124AEC">
      <w:pPr>
        <w:pStyle w:val="Heading3"/>
        <w:spacing w:before="120"/>
      </w:pPr>
      <w:bookmarkStart w:id="144" w:name="_Toc483344124"/>
      <w:r>
        <w:rPr>
          <w:rFonts w:hint="eastAsia"/>
        </w:rPr>
        <w:t>2.4.2</w:t>
      </w:r>
      <w:r>
        <w:t xml:space="preserve"> Visual Studio 2017 Community</w:t>
      </w:r>
      <w:r>
        <w:rPr>
          <w:rFonts w:hint="eastAsia"/>
        </w:rPr>
        <w:t>工具简介</w:t>
      </w:r>
      <w:bookmarkEnd w:id="144"/>
    </w:p>
    <w:p w:rsidR="008415D1" w:rsidRPr="00CE1C63" w:rsidRDefault="00124AEC">
      <w:pPr>
        <w:spacing w:line="300" w:lineRule="auto"/>
        <w:ind w:firstLineChars="200" w:firstLine="480"/>
        <w:rPr>
          <w:color w:val="FF0000"/>
        </w:rPr>
      </w:pPr>
      <w:r>
        <w:rPr>
          <w:rFonts w:hint="eastAsia"/>
          <w:szCs w:val="24"/>
        </w:rPr>
        <w:t>Eclipse</w:t>
      </w:r>
      <w:r w:rsidRPr="00CE1C63">
        <w:rPr>
          <w:rFonts w:hint="eastAsia"/>
          <w:color w:val="FF0000"/>
          <w:szCs w:val="24"/>
        </w:rPr>
        <w:t xml:space="preserve"> </w:t>
      </w:r>
      <w:r w:rsidRPr="00CE1C63">
        <w:rPr>
          <w:rFonts w:hint="eastAsia"/>
          <w:color w:val="FF0000"/>
          <w:szCs w:val="24"/>
        </w:rPr>
        <w:t>是一个开放源代码的、基于</w:t>
      </w:r>
      <w:r w:rsidRPr="00CE1C63">
        <w:rPr>
          <w:rFonts w:hint="eastAsia"/>
          <w:color w:val="FF0000"/>
          <w:szCs w:val="24"/>
        </w:rPr>
        <w:t xml:space="preserve"> Java </w:t>
      </w:r>
      <w:r w:rsidRPr="00CE1C63">
        <w:rPr>
          <w:rFonts w:hint="eastAsia"/>
          <w:color w:val="FF0000"/>
          <w:szCs w:val="24"/>
        </w:rPr>
        <w:t>的可扩展开发平台，它实际上只是一个框架和一组服务，但附带了一个标准的插件集，包括</w:t>
      </w:r>
      <w:r w:rsidRPr="00CE1C63">
        <w:rPr>
          <w:rFonts w:hint="eastAsia"/>
          <w:color w:val="FF0000"/>
          <w:szCs w:val="24"/>
        </w:rPr>
        <w:t>Java</w:t>
      </w:r>
      <w:r w:rsidRPr="00CE1C63">
        <w:rPr>
          <w:rFonts w:hint="eastAsia"/>
          <w:color w:val="FF0000"/>
          <w:szCs w:val="24"/>
        </w:rPr>
        <w:t>开发工具（</w:t>
      </w:r>
      <w:r w:rsidRPr="00CE1C63">
        <w:rPr>
          <w:rFonts w:hint="eastAsia"/>
          <w:color w:val="FF0000"/>
          <w:szCs w:val="24"/>
        </w:rPr>
        <w:t>Java Development Tools</w:t>
      </w:r>
      <w:r w:rsidRPr="00CE1C63">
        <w:rPr>
          <w:rFonts w:hint="eastAsia"/>
          <w:color w:val="FF0000"/>
          <w:szCs w:val="24"/>
        </w:rPr>
        <w:t>，</w:t>
      </w:r>
      <w:r w:rsidRPr="00CE1C63">
        <w:rPr>
          <w:rFonts w:hint="eastAsia"/>
          <w:color w:val="FF0000"/>
          <w:szCs w:val="24"/>
        </w:rPr>
        <w:t>JDT</w:t>
      </w:r>
      <w:r w:rsidRPr="00CE1C63">
        <w:rPr>
          <w:rFonts w:hint="eastAsia"/>
          <w:color w:val="FF0000"/>
          <w:szCs w:val="24"/>
        </w:rPr>
        <w:t>）等，通过插件组件构建开发环境。</w:t>
      </w:r>
      <w:r w:rsidRPr="00CE1C63">
        <w:rPr>
          <w:rFonts w:hint="eastAsia"/>
          <w:color w:val="FF0000"/>
        </w:rPr>
        <w:t xml:space="preserve">  </w:t>
      </w:r>
    </w:p>
    <w:p w:rsidR="008415D1" w:rsidRDefault="00124AEC">
      <w:pPr>
        <w:spacing w:line="300" w:lineRule="auto"/>
        <w:ind w:firstLineChars="200" w:firstLine="480"/>
      </w:pPr>
      <w:r w:rsidRPr="00CE1C63">
        <w:rPr>
          <w:rFonts w:hint="eastAsia"/>
          <w:color w:val="FF0000"/>
          <w:szCs w:val="24"/>
        </w:rPr>
        <w:t xml:space="preserve">Eclipse </w:t>
      </w:r>
      <w:r w:rsidRPr="00CE1C63">
        <w:rPr>
          <w:rFonts w:hint="eastAsia"/>
          <w:color w:val="FF0000"/>
          <w:szCs w:val="24"/>
        </w:rPr>
        <w:t>最初由</w:t>
      </w:r>
      <w:r w:rsidRPr="00CE1C63">
        <w:rPr>
          <w:rFonts w:hint="eastAsia"/>
          <w:color w:val="FF0000"/>
          <w:szCs w:val="24"/>
        </w:rPr>
        <w:t>OTI</w:t>
      </w:r>
      <w:r w:rsidRPr="00CE1C63">
        <w:rPr>
          <w:rFonts w:hint="eastAsia"/>
          <w:color w:val="FF0000"/>
          <w:szCs w:val="24"/>
        </w:rPr>
        <w:t>和</w:t>
      </w:r>
      <w:r w:rsidRPr="00CE1C63">
        <w:rPr>
          <w:rFonts w:hint="eastAsia"/>
          <w:color w:val="FF0000"/>
          <w:szCs w:val="24"/>
        </w:rPr>
        <w:t>IBM</w:t>
      </w:r>
      <w:r w:rsidRPr="00CE1C63">
        <w:rPr>
          <w:rFonts w:hint="eastAsia"/>
          <w:color w:val="FF0000"/>
          <w:szCs w:val="24"/>
        </w:rPr>
        <w:t>两家公司的</w:t>
      </w:r>
      <w:r w:rsidRPr="00CE1C63">
        <w:rPr>
          <w:rFonts w:hint="eastAsia"/>
          <w:color w:val="FF0000"/>
          <w:szCs w:val="24"/>
        </w:rPr>
        <w:t>IDE</w:t>
      </w:r>
      <w:r w:rsidRPr="00CE1C63">
        <w:rPr>
          <w:rFonts w:hint="eastAsia"/>
          <w:color w:val="FF0000"/>
          <w:szCs w:val="24"/>
        </w:rPr>
        <w:t>产品开发组创建，起始于</w:t>
      </w:r>
      <w:r w:rsidRPr="00CE1C63">
        <w:rPr>
          <w:rFonts w:hint="eastAsia"/>
          <w:color w:val="FF0000"/>
          <w:szCs w:val="24"/>
        </w:rPr>
        <w:t>1999</w:t>
      </w:r>
      <w:r w:rsidRPr="00CE1C63">
        <w:rPr>
          <w:rFonts w:hint="eastAsia"/>
          <w:color w:val="FF0000"/>
          <w:szCs w:val="24"/>
        </w:rPr>
        <w:t>年</w:t>
      </w:r>
      <w:r w:rsidRPr="00CE1C63">
        <w:rPr>
          <w:rFonts w:hint="eastAsia"/>
          <w:color w:val="FF0000"/>
          <w:szCs w:val="24"/>
        </w:rPr>
        <w:t>4</w:t>
      </w:r>
      <w:r w:rsidRPr="00CE1C63">
        <w:rPr>
          <w:rFonts w:hint="eastAsia"/>
          <w:color w:val="FF0000"/>
          <w:szCs w:val="24"/>
        </w:rPr>
        <w:t>月。</w:t>
      </w:r>
      <w:r w:rsidRPr="00CE1C63">
        <w:rPr>
          <w:rFonts w:hint="eastAsia"/>
          <w:color w:val="FF0000"/>
          <w:szCs w:val="24"/>
        </w:rPr>
        <w:t>IBM</w:t>
      </w:r>
      <w:r w:rsidRPr="00CE1C63">
        <w:rPr>
          <w:rFonts w:hint="eastAsia"/>
          <w:color w:val="FF0000"/>
          <w:szCs w:val="24"/>
        </w:rPr>
        <w:t>提供了最初的</w:t>
      </w:r>
      <w:r w:rsidRPr="00CE1C63">
        <w:rPr>
          <w:rFonts w:hint="eastAsia"/>
          <w:color w:val="FF0000"/>
          <w:szCs w:val="24"/>
        </w:rPr>
        <w:t>Eclipse</w:t>
      </w:r>
      <w:r w:rsidRPr="00CE1C63">
        <w:rPr>
          <w:rFonts w:hint="eastAsia"/>
          <w:color w:val="FF0000"/>
          <w:szCs w:val="24"/>
        </w:rPr>
        <w:t>代码基础，包括</w:t>
      </w:r>
      <w:r w:rsidRPr="00CE1C63">
        <w:rPr>
          <w:rFonts w:hint="eastAsia"/>
          <w:color w:val="FF0000"/>
          <w:szCs w:val="24"/>
        </w:rPr>
        <w:t>Platform</w:t>
      </w:r>
      <w:r w:rsidRPr="00CE1C63">
        <w:rPr>
          <w:rFonts w:hint="eastAsia"/>
          <w:color w:val="FF0000"/>
          <w:szCs w:val="24"/>
        </w:rPr>
        <w:t>、</w:t>
      </w:r>
      <w:r w:rsidRPr="00CE1C63">
        <w:rPr>
          <w:rFonts w:hint="eastAsia"/>
          <w:color w:val="FF0000"/>
          <w:szCs w:val="24"/>
        </w:rPr>
        <w:t xml:space="preserve">JDT </w:t>
      </w:r>
      <w:r w:rsidRPr="00CE1C63">
        <w:rPr>
          <w:rFonts w:hint="eastAsia"/>
          <w:color w:val="FF0000"/>
          <w:szCs w:val="24"/>
        </w:rPr>
        <w:t>和</w:t>
      </w:r>
      <w:r w:rsidRPr="00CE1C63">
        <w:rPr>
          <w:rFonts w:hint="eastAsia"/>
          <w:color w:val="FF0000"/>
          <w:szCs w:val="24"/>
        </w:rPr>
        <w:t>PDE</w:t>
      </w:r>
      <w:r w:rsidRPr="00CE1C63">
        <w:rPr>
          <w:rFonts w:hint="eastAsia"/>
          <w:color w:val="FF0000"/>
          <w:szCs w:val="24"/>
        </w:rPr>
        <w:t>。尽管</w:t>
      </w:r>
      <w:r w:rsidRPr="00CE1C63">
        <w:rPr>
          <w:rFonts w:hint="eastAsia"/>
          <w:color w:val="FF0000"/>
          <w:szCs w:val="24"/>
        </w:rPr>
        <w:t xml:space="preserve"> Eclipse </w:t>
      </w:r>
      <w:r w:rsidRPr="00CE1C63">
        <w:rPr>
          <w:rFonts w:hint="eastAsia"/>
          <w:color w:val="FF0000"/>
          <w:szCs w:val="24"/>
        </w:rPr>
        <w:t>是使用</w:t>
      </w:r>
      <w:r w:rsidRPr="00CE1C63">
        <w:rPr>
          <w:rFonts w:hint="eastAsia"/>
          <w:color w:val="FF0000"/>
          <w:szCs w:val="24"/>
        </w:rPr>
        <w:t>Java</w:t>
      </w:r>
      <w:r w:rsidRPr="00CE1C63">
        <w:rPr>
          <w:rFonts w:hint="eastAsia"/>
          <w:color w:val="FF0000"/>
          <w:szCs w:val="24"/>
        </w:rPr>
        <w:t>语言开发的，但它的用途并不限于</w:t>
      </w:r>
      <w:r w:rsidRPr="00CE1C63">
        <w:rPr>
          <w:rFonts w:hint="eastAsia"/>
          <w:color w:val="FF0000"/>
          <w:szCs w:val="24"/>
        </w:rPr>
        <w:t xml:space="preserve"> Java </w:t>
      </w:r>
      <w:r w:rsidRPr="00CE1C63">
        <w:rPr>
          <w:rFonts w:hint="eastAsia"/>
          <w:color w:val="FF0000"/>
          <w:szCs w:val="24"/>
        </w:rPr>
        <w:t>语言；例如，支持诸如</w:t>
      </w:r>
      <w:r w:rsidRPr="00CE1C63">
        <w:rPr>
          <w:rFonts w:hint="eastAsia"/>
          <w:color w:val="FF0000"/>
          <w:szCs w:val="24"/>
        </w:rPr>
        <w:t>C/C++</w:t>
      </w:r>
      <w:r w:rsidRPr="00CE1C63">
        <w:rPr>
          <w:rFonts w:hint="eastAsia"/>
          <w:color w:val="FF0000"/>
          <w:szCs w:val="24"/>
        </w:rPr>
        <w:t>、</w:t>
      </w:r>
      <w:r w:rsidRPr="00CE1C63">
        <w:rPr>
          <w:rFonts w:hint="eastAsia"/>
          <w:color w:val="FF0000"/>
          <w:szCs w:val="24"/>
        </w:rPr>
        <w:t>COBOL</w:t>
      </w:r>
      <w:r w:rsidRPr="00CE1C63">
        <w:rPr>
          <w:rFonts w:hint="eastAsia"/>
          <w:color w:val="FF0000"/>
          <w:szCs w:val="24"/>
        </w:rPr>
        <w:t>、</w:t>
      </w:r>
      <w:r w:rsidRPr="00CE1C63">
        <w:rPr>
          <w:rFonts w:hint="eastAsia"/>
          <w:color w:val="FF0000"/>
          <w:szCs w:val="24"/>
        </w:rPr>
        <w:t>PHP</w:t>
      </w:r>
      <w:r w:rsidRPr="00CE1C63">
        <w:rPr>
          <w:rFonts w:hint="eastAsia"/>
          <w:color w:val="FF0000"/>
          <w:szCs w:val="24"/>
        </w:rPr>
        <w:t>、</w:t>
      </w:r>
      <w:r w:rsidRPr="00CE1C63">
        <w:rPr>
          <w:rFonts w:hint="eastAsia"/>
          <w:color w:val="FF0000"/>
          <w:szCs w:val="24"/>
        </w:rPr>
        <w:t>Android</w:t>
      </w:r>
      <w:r w:rsidRPr="00CE1C63">
        <w:rPr>
          <w:rFonts w:hint="eastAsia"/>
          <w:color w:val="FF0000"/>
          <w:szCs w:val="24"/>
        </w:rPr>
        <w:t>等编程语言的插件已经可用，或预计将会推出。经可用，或</w:t>
      </w:r>
      <w:r w:rsidRPr="00CE1C63">
        <w:rPr>
          <w:rFonts w:hint="eastAsia"/>
          <w:color w:val="FF0000"/>
          <w:szCs w:val="24"/>
        </w:rPr>
        <w:lastRenderedPageBreak/>
        <w:t>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5"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6" w:name="_Toc373325131"/>
      <w:bookmarkStart w:id="147" w:name="_Toc373325937"/>
      <w:bookmarkStart w:id="148" w:name="_Toc373325750"/>
      <w:bookmarkStart w:id="149" w:name="_Toc373357822"/>
      <w:bookmarkStart w:id="150" w:name="_Toc373357683"/>
      <w:bookmarkEnd w:id="145"/>
    </w:p>
    <w:p w:rsidR="008415D1" w:rsidRDefault="00124AEC">
      <w:pPr>
        <w:pStyle w:val="Heading2"/>
        <w:spacing w:before="240" w:after="120"/>
      </w:pPr>
      <w:bookmarkStart w:id="151" w:name="_Toc373325133"/>
      <w:bookmarkStart w:id="152" w:name="_Toc373325752"/>
      <w:bookmarkStart w:id="153" w:name="_Toc373325939"/>
      <w:bookmarkStart w:id="154" w:name="_Toc373357685"/>
      <w:bookmarkStart w:id="155" w:name="_Toc373357824"/>
      <w:bookmarkStart w:id="156" w:name="_Toc483344126"/>
      <w:bookmarkEnd w:id="146"/>
      <w:bookmarkEnd w:id="147"/>
      <w:bookmarkEnd w:id="148"/>
      <w:bookmarkEnd w:id="149"/>
      <w:bookmarkEnd w:id="150"/>
      <w:r>
        <w:rPr>
          <w:rFonts w:hint="eastAsia"/>
        </w:rPr>
        <w:t xml:space="preserve">3.1 </w:t>
      </w:r>
      <w:bookmarkEnd w:id="151"/>
      <w:bookmarkEnd w:id="152"/>
      <w:bookmarkEnd w:id="153"/>
      <w:bookmarkEnd w:id="154"/>
      <w:bookmarkEnd w:id="155"/>
      <w:r>
        <w:rPr>
          <w:rFonts w:hint="eastAsia"/>
        </w:rPr>
        <w:t>系统需求及设计思路</w:t>
      </w:r>
      <w:bookmarkEnd w:id="156"/>
    </w:p>
    <w:p w:rsidR="008415D1" w:rsidRDefault="00124AEC">
      <w:pPr>
        <w:pStyle w:val="Heading3"/>
        <w:spacing w:before="120"/>
      </w:pPr>
      <w:bookmarkStart w:id="157" w:name="_Toc483344127"/>
      <w:r>
        <w:rPr>
          <w:rFonts w:hint="eastAsia"/>
        </w:rPr>
        <w:t>3.1.1</w:t>
      </w:r>
      <w:r>
        <w:rPr>
          <w:rFonts w:hint="eastAsia"/>
        </w:rPr>
        <w:t>系统需求</w:t>
      </w:r>
      <w:bookmarkEnd w:id="157"/>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8" w:name="_Toc483344128"/>
      <w:r>
        <w:rPr>
          <w:rFonts w:hint="eastAsia"/>
        </w:rPr>
        <w:t>3.1.2</w:t>
      </w:r>
      <w:r>
        <w:rPr>
          <w:rFonts w:hint="eastAsia"/>
        </w:rPr>
        <w:t>系统设计思路</w:t>
      </w:r>
      <w:bookmarkEnd w:id="158"/>
    </w:p>
    <w:p w:rsidR="008415D1" w:rsidRDefault="00124AEC">
      <w:pPr>
        <w:spacing w:line="300" w:lineRule="auto"/>
        <w:ind w:firstLineChars="200" w:firstLine="480"/>
      </w:pPr>
      <w:r>
        <w:t>本</w:t>
      </w:r>
      <w:r w:rsidRPr="00212BD0">
        <w:rPr>
          <w:color w:val="FF0000"/>
        </w:rPr>
        <w:t>次毕业设计主要通过前端</w:t>
      </w:r>
      <w:r w:rsidRPr="00212BD0">
        <w:rPr>
          <w:rFonts w:hint="eastAsia"/>
          <w:color w:val="FF0000"/>
        </w:rPr>
        <w:t>DWZ</w:t>
      </w:r>
      <w:r w:rsidRPr="00212BD0">
        <w:rPr>
          <w:rFonts w:hint="eastAsia"/>
          <w:color w:val="FF0000"/>
        </w:rPr>
        <w:t>框架和后台</w:t>
      </w:r>
      <w:r w:rsidRPr="00212BD0">
        <w:rPr>
          <w:rFonts w:hint="eastAsia"/>
          <w:color w:val="FF0000"/>
        </w:rPr>
        <w:t>MVC</w:t>
      </w:r>
      <w:r w:rsidRPr="00212BD0">
        <w:rPr>
          <w:rFonts w:hint="eastAsia"/>
          <w:color w:val="FF0000"/>
        </w:rPr>
        <w:t>框架思想结合实现，用户界面友好且易于操作，用户可以根据不同的角色权限对不同的信息进行浏览、查看以及编辑。前端的</w:t>
      </w:r>
      <w:r w:rsidRPr="00212BD0">
        <w:rPr>
          <w:rFonts w:hint="eastAsia"/>
          <w:color w:val="FF0000"/>
        </w:rPr>
        <w:t>DWZ</w:t>
      </w:r>
      <w:r w:rsidRPr="00212BD0">
        <w:rPr>
          <w:rFonts w:hint="eastAsia"/>
          <w:color w:val="FF0000"/>
        </w:rPr>
        <w:t>框架是一个国产开源框架，简单实用，适合快速开发。使用该框架可以省去前端</w:t>
      </w:r>
      <w:r w:rsidRPr="00212BD0">
        <w:rPr>
          <w:rFonts w:hint="eastAsia"/>
          <w:color w:val="FF0000"/>
        </w:rPr>
        <w:t>UI</w:t>
      </w:r>
      <w:r w:rsidRPr="00212BD0">
        <w:rPr>
          <w:rFonts w:hint="eastAsia"/>
          <w:color w:val="FF0000"/>
        </w:rPr>
        <w:t>设计，提高界面的可读性和美观。后台</w:t>
      </w:r>
      <w:r w:rsidRPr="00212BD0">
        <w:rPr>
          <w:rFonts w:hint="eastAsia"/>
          <w:color w:val="FF0000"/>
        </w:rPr>
        <w:t>MVC</w:t>
      </w:r>
      <w:r w:rsidRPr="00212BD0">
        <w:rPr>
          <w:rFonts w:hint="eastAsia"/>
          <w:color w:val="FF0000"/>
        </w:rPr>
        <w:t>框架分层明确，将模型、视图和控制器分开，它们各自处理自己的分工任务，这种模式便于理解也便于测试和后期维护</w:t>
      </w:r>
      <w:r>
        <w:rPr>
          <w:rFonts w:hint="eastAsia"/>
        </w:rPr>
        <w:t>。</w:t>
      </w:r>
    </w:p>
    <w:p w:rsidR="008415D1" w:rsidRDefault="00124AEC">
      <w:pPr>
        <w:pStyle w:val="Heading2"/>
        <w:spacing w:before="240" w:after="120"/>
      </w:pPr>
      <w:bookmarkStart w:id="159" w:name="_Toc483344129"/>
      <w:r>
        <w:rPr>
          <w:rFonts w:hint="eastAsia"/>
        </w:rPr>
        <w:t>3.2</w:t>
      </w:r>
      <w:r>
        <w:rPr>
          <w:rFonts w:hint="eastAsia"/>
        </w:rPr>
        <w:t>系统需求分析</w:t>
      </w:r>
      <w:bookmarkEnd w:id="159"/>
    </w:p>
    <w:p w:rsidR="008415D1" w:rsidRDefault="00124AEC">
      <w:pPr>
        <w:pStyle w:val="Heading3"/>
        <w:spacing w:before="120"/>
      </w:pPr>
      <w:bookmarkStart w:id="160" w:name="_Toc483344130"/>
      <w:r>
        <w:rPr>
          <w:rFonts w:hint="eastAsia"/>
        </w:rPr>
        <w:t>3.2.1</w:t>
      </w:r>
      <w:r>
        <w:rPr>
          <w:rFonts w:hint="eastAsia"/>
        </w:rPr>
        <w:t>功能需求分析</w:t>
      </w:r>
      <w:bookmarkEnd w:id="160"/>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lastRenderedPageBreak/>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90559C" w:rsidRDefault="00124AEC" w:rsidP="00FE4EC6">
      <w:pPr>
        <w:spacing w:line="300" w:lineRule="auto"/>
      </w:pPr>
      <w:r>
        <w:rPr>
          <w:rFonts w:hint="eastAsia"/>
        </w:rPr>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8415D1">
      <w:pPr>
        <w:spacing w:line="300" w:lineRule="auto"/>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364C2">
        <w:rPr>
          <w:rFonts w:hint="eastAsia"/>
          <w:sz w:val="21"/>
          <w:szCs w:val="21"/>
        </w:rPr>
        <w:t>管</w:t>
      </w:r>
      <w:r w:rsidR="00E364C2" w:rsidRPr="00D64158">
        <w:rPr>
          <w:rFonts w:hint="eastAsia"/>
          <w:color w:val="FF0000"/>
          <w:sz w:val="21"/>
          <w:szCs w:val="21"/>
        </w:rPr>
        <w:t>理学生</w:t>
      </w:r>
      <w:r w:rsidR="00D64158">
        <w:rPr>
          <w:rFonts w:hint="eastAsia"/>
          <w:color w:val="FF0000"/>
          <w:sz w:val="21"/>
          <w:szCs w:val="21"/>
        </w:rPr>
        <w:t>（</w:t>
      </w:r>
      <w:r w:rsidR="00E364C2" w:rsidRPr="00D64158">
        <w:rPr>
          <w:rFonts w:hint="eastAsia"/>
          <w:color w:val="FF0000"/>
          <w:sz w:val="21"/>
          <w:szCs w:val="21"/>
        </w:rPr>
        <w:t>查看</w:t>
      </w:r>
      <w:r w:rsidR="00E364C2" w:rsidRPr="00D64158">
        <w:rPr>
          <w:rFonts w:hint="eastAsia"/>
          <w:color w:val="FF0000"/>
          <w:sz w:val="21"/>
          <w:szCs w:val="21"/>
        </w:rPr>
        <w:t>/</w:t>
      </w:r>
      <w:r w:rsidR="00E364C2" w:rsidRPr="00D64158">
        <w:rPr>
          <w:rFonts w:hint="eastAsia"/>
          <w:color w:val="FF0000"/>
          <w:sz w:val="21"/>
          <w:szCs w:val="21"/>
        </w:rPr>
        <w:t>标记</w:t>
      </w:r>
      <w:r w:rsidR="00D64158">
        <w:rPr>
          <w:rFonts w:hint="eastAsia"/>
          <w:color w:val="FF0000"/>
          <w:sz w:val="21"/>
          <w:szCs w:val="21"/>
        </w:rPr>
        <w:t>）</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上传作业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：系统用户提交课程作业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当用户进入该系统并准备上传作业时，用例开始；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用户点击我的课程，选择要提交作业的课程名称，点击查看详情，点击要提交作业的章节，点击上传作业；</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用户点击浏览，选择要上传的作业路径并选择文件上传；</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用户上传成功且调回主页面，用例结束。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在选择提交前的任何时候，用户都可以选择取消。这次上传取消，用例结束。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III</w:t>
            </w:r>
            <w:r>
              <w:rPr>
                <w:rFonts w:hint="eastAsia"/>
                <w:sz w:val="21"/>
                <w:szCs w:val="21"/>
              </w:rPr>
              <w:t>步，如果用户上传文件不符合规则，例如文件过大或者文件类型不对，系统提示用户相应问题，请重新上传。</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3.5 </w:t>
      </w:r>
      <w:r w:rsidR="00D64158">
        <w:rPr>
          <w:rFonts w:hint="eastAsia"/>
          <w:sz w:val="21"/>
          <w:szCs w:val="21"/>
        </w:rPr>
        <w:t>评价</w:t>
      </w:r>
      <w:r w:rsidR="00D64158" w:rsidRPr="00D64158">
        <w:rPr>
          <w:rFonts w:hint="eastAsia"/>
          <w:color w:val="FF0000"/>
          <w:sz w:val="21"/>
          <w:szCs w:val="21"/>
        </w:rPr>
        <w:t>学生</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新增评论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：系统用户对某个话题进行评论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当用户进入该系统并准备新增评论时，用例开始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用户点击论坛，选择要评论的话题，点击查看详情并点击新增评论。</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用户成功发表评论，用例结束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在选择提交前的任何时候，用户都可以选择取消。这次评论取消，用例结束。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3.6 </w:t>
      </w:r>
      <w:r w:rsidR="00B02D5D">
        <w:rPr>
          <w:rFonts w:hint="eastAsia"/>
          <w:sz w:val="21"/>
          <w:szCs w:val="21"/>
        </w:rPr>
        <w:t>管</w:t>
      </w:r>
      <w:r w:rsidR="00B02D5D" w:rsidRPr="00B02D5D">
        <w:rPr>
          <w:rFonts w:hint="eastAsia"/>
          <w:color w:val="FF0000"/>
          <w:sz w:val="21"/>
          <w:szCs w:val="21"/>
        </w:rPr>
        <w:t>理学生（增删改查）</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当用户进入该系统并聊天时，用例开始；</w:t>
            </w:r>
          </w:p>
          <w:p w:rsidR="008415D1" w:rsidRDefault="00124AEC">
            <w:pPr>
              <w:spacing w:line="300" w:lineRule="auto"/>
              <w:ind w:firstLine="420"/>
              <w:rPr>
                <w:sz w:val="21"/>
                <w:szCs w:val="21"/>
              </w:rPr>
            </w:pPr>
            <w:r>
              <w:rPr>
                <w:rFonts w:hint="eastAsia"/>
                <w:sz w:val="21"/>
                <w:szCs w:val="21"/>
              </w:rPr>
              <w:lastRenderedPageBreak/>
              <w:t xml:space="preserve">(2) </w:t>
            </w:r>
            <w:r>
              <w:rPr>
                <w:rFonts w:hint="eastAsia"/>
                <w:sz w:val="21"/>
                <w:szCs w:val="21"/>
              </w:rPr>
              <w:t>用户输入聊天昵称并点击进入聊天室；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用户输入聊天内容并点击发送消息；</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用户点击退出聊天则结束聊天，用例结束。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在基本路径第</w:t>
            </w:r>
            <w:r>
              <w:rPr>
                <w:rFonts w:hint="eastAsia"/>
                <w:sz w:val="21"/>
                <w:szCs w:val="21"/>
              </w:rPr>
              <w:t>II</w:t>
            </w:r>
            <w:r>
              <w:rPr>
                <w:rFonts w:hint="eastAsia"/>
                <w:sz w:val="21"/>
                <w:szCs w:val="21"/>
              </w:rPr>
              <w:t>步，如果用户没有输入聊天昵称，系统提示用户必须输入聊天昵称。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：如果进入成功进入聊天显示相应聊天界面，不成功提示错误信息。</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3.7 </w:t>
      </w:r>
      <w:r w:rsidR="00B02D5D">
        <w:rPr>
          <w:rFonts w:hint="eastAsia"/>
          <w:sz w:val="21"/>
          <w:szCs w:val="21"/>
        </w:rPr>
        <w:t>管</w:t>
      </w:r>
      <w:r w:rsidR="00B02D5D">
        <w:rPr>
          <w:rFonts w:hint="eastAsia"/>
          <w:color w:val="FF0000"/>
          <w:sz w:val="21"/>
          <w:szCs w:val="21"/>
        </w:rPr>
        <w:t>理课程</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修改用户信息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：所有用户</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：系统用户修改个人信息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8415D1" w:rsidRDefault="00124AEC">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8415D1" w:rsidRDefault="00124AEC">
            <w:pPr>
              <w:spacing w:line="300" w:lineRule="auto"/>
              <w:rPr>
                <w:sz w:val="21"/>
                <w:szCs w:val="21"/>
              </w:rPr>
            </w:pPr>
            <w:r>
              <w:rPr>
                <w:rFonts w:hint="eastAsia"/>
                <w:sz w:val="21"/>
                <w:szCs w:val="21"/>
              </w:rPr>
              <w:t xml:space="preserve">    III.</w:t>
            </w:r>
            <w:r>
              <w:rPr>
                <w:rFonts w:hint="eastAsia"/>
                <w:sz w:val="21"/>
                <w:szCs w:val="21"/>
              </w:rPr>
              <w:t>用户点击提交，用例结束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8415D1" w:rsidRDefault="008415D1"/>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3.8 </w:t>
      </w:r>
      <w:r w:rsidR="00B02D5D">
        <w:rPr>
          <w:rFonts w:hint="eastAsia"/>
          <w:sz w:val="21"/>
          <w:szCs w:val="21"/>
        </w:rPr>
        <w:t>管</w:t>
      </w:r>
      <w:r w:rsidR="00B02D5D">
        <w:rPr>
          <w:rFonts w:hint="eastAsia"/>
          <w:color w:val="FF0000"/>
          <w:sz w:val="21"/>
          <w:szCs w:val="21"/>
        </w:rPr>
        <w:t>理教师</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3.9 </w:t>
      </w:r>
      <w:r w:rsidR="00B02D5D">
        <w:rPr>
          <w:rFonts w:hint="eastAsia"/>
          <w:sz w:val="21"/>
          <w:szCs w:val="21"/>
        </w:rPr>
        <w:t>评</w:t>
      </w:r>
      <w:r w:rsidR="00B02D5D" w:rsidRPr="00B02D5D">
        <w:rPr>
          <w:rFonts w:hint="eastAsia"/>
          <w:color w:val="FF0000"/>
          <w:sz w:val="21"/>
          <w:szCs w:val="21"/>
        </w:rPr>
        <w:t>价课程（评价老师）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lastRenderedPageBreak/>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A72BB8" w:rsidRDefault="00A72BB8"/>
    <w:p w:rsidR="00B02D5D" w:rsidRDefault="00B02D5D"/>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3B30FB">
        <w:rPr>
          <w:sz w:val="21"/>
          <w:szCs w:val="21"/>
        </w:rPr>
        <w:t>10</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看课程</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Pr>
                <w:rFonts w:hint="eastAsia"/>
                <w:sz w:val="21"/>
                <w:szCs w:val="21"/>
              </w:rPr>
              <w:t>修改用户信息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Pr>
                <w:rFonts w:hint="eastAsia"/>
                <w:sz w:val="21"/>
                <w:szCs w:val="21"/>
              </w:rPr>
              <w:t>：所有用户</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：系统用户修改个人信息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4F29F5" w:rsidRDefault="004F29F5"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4F29F5" w:rsidRDefault="004F29F5"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Default="004F29F5"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4F29F5" w:rsidRDefault="004F29F5"/>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看教师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Pr>
                <w:rFonts w:hint="eastAsia"/>
                <w:sz w:val="21"/>
                <w:szCs w:val="21"/>
              </w:rPr>
              <w:t>：所有用户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：系统用户修改个人信息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lastRenderedPageBreak/>
              <w:t xml:space="preserve">    I. </w:t>
            </w:r>
            <w:r>
              <w:rPr>
                <w:rFonts w:hint="eastAsia"/>
                <w:sz w:val="21"/>
                <w:szCs w:val="21"/>
              </w:rPr>
              <w:t>当用户进入该系统并点击我的信息时，用例开始</w:t>
            </w:r>
          </w:p>
          <w:p w:rsidR="007D4670" w:rsidRDefault="007D4670"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7D4670" w:rsidRDefault="007D4670"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7D4670"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7D4670" w:rsidRDefault="007D4670"/>
    <w:p w:rsidR="00B02D5D" w:rsidRDefault="00B02D5D"/>
    <w:p w:rsidR="00B02D5D" w:rsidRDefault="00B02D5D" w:rsidP="00B02D5D">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2 </w:t>
      </w:r>
      <w:r w:rsidR="004E0C30">
        <w:rPr>
          <w:rFonts w:hint="eastAsia"/>
          <w:sz w:val="21"/>
          <w:szCs w:val="21"/>
        </w:rPr>
        <w:t>管</w:t>
      </w:r>
      <w:r w:rsidR="004E0C30" w:rsidRPr="00401F9B">
        <w:rPr>
          <w:rFonts w:hint="eastAsia"/>
          <w:color w:val="FF0000"/>
          <w:sz w:val="21"/>
          <w:szCs w:val="21"/>
        </w:rPr>
        <w:t>理课程（选课</w:t>
      </w:r>
      <w:r w:rsidR="004E0C30" w:rsidRPr="00401F9B">
        <w:rPr>
          <w:rFonts w:hint="eastAsia"/>
          <w:color w:val="FF0000"/>
          <w:sz w:val="21"/>
          <w:szCs w:val="21"/>
        </w:rPr>
        <w:t>/</w:t>
      </w:r>
      <w:r w:rsidR="004E0C30" w:rsidRPr="00401F9B">
        <w:rPr>
          <w:rFonts w:hint="eastAsia"/>
          <w:color w:val="FF0000"/>
          <w:sz w:val="21"/>
          <w:szCs w:val="21"/>
        </w:rPr>
        <w:t>收藏）</w:t>
      </w:r>
      <w:r w:rsidRPr="00401F9B">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Pr>
                <w:rFonts w:hint="eastAsia"/>
                <w:sz w:val="21"/>
                <w:szCs w:val="21"/>
              </w:rPr>
              <w:t>修改用户信息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：所有用户</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：系统用户修改个人信息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B02D5D" w:rsidRDefault="00B02D5D"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B02D5D" w:rsidRDefault="00B02D5D"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Default="00B02D5D"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8415D1" w:rsidRDefault="00124AEC">
      <w:pPr>
        <w:pStyle w:val="Heading3"/>
        <w:spacing w:before="120"/>
      </w:pPr>
      <w:bookmarkStart w:id="161" w:name="_Toc483344131"/>
      <w:r>
        <w:rPr>
          <w:rFonts w:hint="eastAsia"/>
        </w:rPr>
        <w:t>3.2.3</w:t>
      </w:r>
      <w:r>
        <w:rPr>
          <w:rFonts w:hint="eastAsia"/>
        </w:rPr>
        <w:t>数据库需求分析</w:t>
      </w:r>
      <w:bookmarkEnd w:id="161"/>
    </w:p>
    <w:p w:rsidR="008415D1" w:rsidRDefault="00124AEC">
      <w:pPr>
        <w:spacing w:line="300" w:lineRule="auto"/>
        <w:ind w:firstLineChars="200" w:firstLine="480"/>
      </w:pPr>
      <w:r>
        <w:rPr>
          <w:rFonts w:hint="eastAsia"/>
        </w:rPr>
        <w:t>本系统采用的是</w:t>
      </w:r>
      <w:r>
        <w:rPr>
          <w:rFonts w:hint="eastAsia"/>
        </w:rPr>
        <w:t>SQL SERVER 2008</w:t>
      </w:r>
      <w:r>
        <w:rPr>
          <w:rFonts w:hint="eastAsia"/>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w:t>
      </w:r>
      <w:r>
        <w:rPr>
          <w:rFonts w:hint="eastAsia"/>
        </w:rPr>
        <w:lastRenderedPageBreak/>
        <w:t>自己的作业、发表或删除话题以及评论并加入聊天室。</w:t>
      </w:r>
    </w:p>
    <w:p w:rsidR="008415D1" w:rsidRDefault="00124AEC">
      <w:pPr>
        <w:spacing w:line="300" w:lineRule="auto"/>
        <w:ind w:firstLineChars="200" w:firstLine="480"/>
      </w:pPr>
      <w:r>
        <w:rPr>
          <w:rFonts w:hint="eastAsia"/>
        </w:rPr>
        <w:t>教师所具有的属性是</w:t>
      </w:r>
      <w:r>
        <w:rPr>
          <w:rFonts w:hint="eastAsia"/>
        </w:rPr>
        <w:t>ID</w:t>
      </w:r>
      <w:r>
        <w:rPr>
          <w:rFonts w:hint="eastAsia"/>
        </w:rPr>
        <w:t>、姓名、密码、电话以及可用信息。管理员所具有的属性是</w:t>
      </w:r>
      <w:r>
        <w:rPr>
          <w:rFonts w:hint="eastAsia"/>
        </w:rPr>
        <w:t>ID</w:t>
      </w:r>
      <w:r>
        <w:rPr>
          <w:rFonts w:hint="eastAsia"/>
        </w:rPr>
        <w:t>、名称、密码以及可用信息。学生所具有的属性是</w:t>
      </w:r>
      <w:r>
        <w:rPr>
          <w:rFonts w:hint="eastAsia"/>
        </w:rPr>
        <w:t>ID</w:t>
      </w:r>
      <w:r>
        <w:rPr>
          <w:rFonts w:hint="eastAsia"/>
        </w:rPr>
        <w:t>、姓名、密码、电话以及可用信息。课程所具有的属性是</w:t>
      </w:r>
      <w:r>
        <w:rPr>
          <w:rFonts w:hint="eastAsia"/>
        </w:rPr>
        <w:t>ID</w:t>
      </w:r>
      <w:r>
        <w:rPr>
          <w:rFonts w:hint="eastAsia"/>
        </w:rPr>
        <w:t>、课程名称、教师</w:t>
      </w:r>
      <w:r>
        <w:rPr>
          <w:rFonts w:hint="eastAsia"/>
        </w:rPr>
        <w:t>ID</w:t>
      </w:r>
      <w:r>
        <w:rPr>
          <w:rFonts w:hint="eastAsia"/>
        </w:rPr>
        <w:t>、报名学生数、课程简介以及可用信息。课件所具有的属性是</w:t>
      </w:r>
      <w:r>
        <w:rPr>
          <w:rFonts w:hint="eastAsia"/>
        </w:rPr>
        <w:t>ID</w:t>
      </w:r>
      <w:r>
        <w:rPr>
          <w:rFonts w:hint="eastAsia"/>
        </w:rPr>
        <w:t>、上传人、文件路径、课程</w:t>
      </w:r>
      <w:r>
        <w:rPr>
          <w:rFonts w:hint="eastAsia"/>
        </w:rPr>
        <w:t>ID</w:t>
      </w:r>
      <w:r>
        <w:rPr>
          <w:rFonts w:hint="eastAsia"/>
        </w:rPr>
        <w:t>、上传时间、文件名称以及可用信息。作业所具有的属性是</w:t>
      </w:r>
      <w:r>
        <w:rPr>
          <w:rFonts w:hint="eastAsia"/>
        </w:rPr>
        <w:t>ID</w:t>
      </w:r>
      <w:r>
        <w:rPr>
          <w:rFonts w:hint="eastAsia"/>
        </w:rPr>
        <w:t>、上传人、文件路线、课程</w:t>
      </w:r>
      <w:r>
        <w:rPr>
          <w:rFonts w:hint="eastAsia"/>
        </w:rPr>
        <w:t>ID</w:t>
      </w:r>
      <w:r>
        <w:rPr>
          <w:rFonts w:hint="eastAsia"/>
        </w:rPr>
        <w:t>、上传时间、文件名称以及可用信息。话题所具有的属性是</w:t>
      </w:r>
      <w:r>
        <w:rPr>
          <w:rFonts w:hint="eastAsia"/>
        </w:rPr>
        <w:t>ID</w:t>
      </w:r>
      <w:r>
        <w:rPr>
          <w:rFonts w:hint="eastAsia"/>
        </w:rPr>
        <w:t>、作者</w:t>
      </w:r>
      <w:r>
        <w:rPr>
          <w:rFonts w:hint="eastAsia"/>
        </w:rPr>
        <w:t>ID</w:t>
      </w:r>
      <w:r>
        <w:rPr>
          <w:rFonts w:hint="eastAsia"/>
        </w:rPr>
        <w:t>、发表时间、回复话题评论数以及可用信息。评论所具有的属性是</w:t>
      </w:r>
      <w:r>
        <w:rPr>
          <w:rFonts w:hint="eastAsia"/>
        </w:rPr>
        <w:t>ID</w:t>
      </w:r>
      <w:r>
        <w:rPr>
          <w:rFonts w:hint="eastAsia"/>
        </w:rPr>
        <w:t>、评论作者</w:t>
      </w:r>
      <w:r>
        <w:rPr>
          <w:rFonts w:hint="eastAsia"/>
        </w:rPr>
        <w:t>ID</w:t>
      </w:r>
      <w:r>
        <w:rPr>
          <w:rFonts w:hint="eastAsia"/>
        </w:rPr>
        <w:t>、内容、发表时间息、对应话题</w:t>
      </w:r>
      <w:r>
        <w:rPr>
          <w:rFonts w:hint="eastAsia"/>
        </w:rPr>
        <w:t>ID</w:t>
      </w:r>
      <w:r>
        <w:rPr>
          <w:rFonts w:hint="eastAsia"/>
        </w:rPr>
        <w:t>以及可用信息。聊天室所具有的属性是参与对象以及聊天内容。</w:t>
      </w:r>
    </w:p>
    <w:p w:rsidR="008415D1" w:rsidRDefault="00124AEC">
      <w:pPr>
        <w:jc w:val="center"/>
      </w:pPr>
      <w:r>
        <w:rPr>
          <w:noProof/>
        </w:rPr>
        <w:drawing>
          <wp:inline distT="0" distB="0" distL="0" distR="0">
            <wp:extent cx="5579745" cy="2802890"/>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草草\Desktop\毕业论文\ER图4.png"/>
                    <pic:cNvPicPr>
                      <a:picLocks noChangeAspect="1" noChangeArrowheads="1"/>
                    </pic:cNvPicPr>
                  </pic:nvPicPr>
                  <pic:blipFill>
                    <a:blip r:embed="rId29" cstate="print"/>
                    <a:srcRect/>
                    <a:stretch>
                      <a:fillRect/>
                    </a:stretch>
                  </pic:blipFill>
                  <pic:spPr>
                    <a:xfrm>
                      <a:off x="0" y="0"/>
                      <a:ext cx="5579745" cy="280335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8415D1" w:rsidRDefault="00124AEC">
      <w:pPr>
        <w:pStyle w:val="Heading3"/>
        <w:spacing w:before="120"/>
      </w:pPr>
      <w:bookmarkStart w:id="162" w:name="_Toc483344132"/>
      <w:r>
        <w:rPr>
          <w:rFonts w:hint="eastAsia"/>
        </w:rPr>
        <w:t>3.2.4</w:t>
      </w:r>
      <w:r>
        <w:rPr>
          <w:rFonts w:hint="eastAsia"/>
        </w:rPr>
        <w:t>性能需求分析</w:t>
      </w:r>
      <w:bookmarkEnd w:id="162"/>
    </w:p>
    <w:p w:rsidR="008415D1" w:rsidRDefault="00124AEC">
      <w:pPr>
        <w:widowControl/>
        <w:spacing w:line="300" w:lineRule="auto"/>
        <w:ind w:firstLineChars="200" w:firstLine="480"/>
      </w:pPr>
      <w:r>
        <w:rPr>
          <w:rFonts w:hint="eastAsia"/>
        </w:rPr>
        <w:t>本系统开发软件采用</w:t>
      </w:r>
      <w:r>
        <w:rPr>
          <w:rFonts w:hint="eastAsia"/>
        </w:rPr>
        <w:t>Eclipse</w:t>
      </w:r>
      <w:r>
        <w:rPr>
          <w:rFonts w:hint="eastAsia"/>
        </w:rPr>
        <w:t>作为开发工具；后台配合</w:t>
      </w:r>
      <w:r>
        <w:rPr>
          <w:rFonts w:hint="eastAsia"/>
        </w:rPr>
        <w:t>SQL SERVER</w:t>
      </w:r>
      <w:r>
        <w:rPr>
          <w:rFonts w:hint="eastAsia"/>
        </w:rPr>
        <w:t>作为存储数据的数据库开发工具；并于</w:t>
      </w:r>
      <w:r>
        <w:rPr>
          <w:rFonts w:hint="eastAsia"/>
        </w:rPr>
        <w:t>windows10</w:t>
      </w:r>
      <w:r>
        <w:rPr>
          <w:rFonts w:hint="eastAsia"/>
        </w:rPr>
        <w:t>操作系统下完成本次系统开发。但是本系统支持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3" w:name="_Toc373325132"/>
      <w:bookmarkStart w:id="164" w:name="_Toc373325938"/>
      <w:bookmarkStart w:id="165" w:name="_Toc373357823"/>
      <w:bookmarkStart w:id="166" w:name="_Toc373325751"/>
      <w:bookmarkStart w:id="167" w:name="_Toc373357684"/>
      <w:bookmarkStart w:id="168" w:name="_Toc483344133"/>
      <w:r>
        <w:rPr>
          <w:rFonts w:hint="eastAsia"/>
        </w:rPr>
        <w:t xml:space="preserve">3.3 </w:t>
      </w:r>
      <w:bookmarkEnd w:id="163"/>
      <w:bookmarkEnd w:id="164"/>
      <w:bookmarkEnd w:id="165"/>
      <w:bookmarkEnd w:id="166"/>
      <w:bookmarkEnd w:id="167"/>
      <w:r>
        <w:rPr>
          <w:rFonts w:hint="eastAsia"/>
        </w:rPr>
        <w:t>可行性分析</w:t>
      </w:r>
      <w:bookmarkEnd w:id="168"/>
    </w:p>
    <w:p w:rsidR="008415D1" w:rsidRDefault="00124AEC">
      <w:pPr>
        <w:pStyle w:val="Heading3"/>
        <w:spacing w:before="120"/>
      </w:pPr>
      <w:bookmarkStart w:id="169" w:name="_Toc483344134"/>
      <w:r>
        <w:rPr>
          <w:rFonts w:hint="eastAsia"/>
        </w:rPr>
        <w:t xml:space="preserve">3.3.1 </w:t>
      </w:r>
      <w:r>
        <w:rPr>
          <w:rFonts w:hint="eastAsia"/>
        </w:rPr>
        <w:t>设计目标</w:t>
      </w:r>
      <w:bookmarkEnd w:id="169"/>
    </w:p>
    <w:p w:rsidR="008415D1" w:rsidRDefault="00124AEC">
      <w:pPr>
        <w:spacing w:line="300" w:lineRule="auto"/>
        <w:ind w:firstLineChars="200" w:firstLine="480"/>
      </w:pPr>
      <w:r>
        <w:rPr>
          <w:rFonts w:hint="eastAsia"/>
        </w:rPr>
        <w:t>本毕业设计使用</w:t>
      </w:r>
      <w:r>
        <w:rPr>
          <w:rFonts w:hint="eastAsia"/>
        </w:rPr>
        <w:t>Java</w:t>
      </w:r>
      <w:r>
        <w:rPr>
          <w:rFonts w:hint="eastAsia"/>
        </w:rPr>
        <w:t>语言设计并实现信息安全课程在线系统。系统根据不同角色分配不同权限。管理员可以通过系统增加或者修改其他角色的登录信息和基本信息，</w:t>
      </w:r>
      <w:r>
        <w:rPr>
          <w:rFonts w:hint="eastAsia"/>
        </w:rPr>
        <w:lastRenderedPageBreak/>
        <w:t>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rsidR="008415D1" w:rsidRDefault="00124AEC">
      <w:pPr>
        <w:pStyle w:val="Heading3"/>
        <w:spacing w:before="120"/>
      </w:pPr>
      <w:bookmarkStart w:id="170" w:name="_Toc483344135"/>
      <w:r>
        <w:rPr>
          <w:rFonts w:hint="eastAsia"/>
        </w:rPr>
        <w:t>3.3.2</w:t>
      </w:r>
      <w:r>
        <w:rPr>
          <w:rFonts w:hint="eastAsia"/>
        </w:rPr>
        <w:t>技术可行性</w:t>
      </w:r>
      <w:bookmarkEnd w:id="170"/>
    </w:p>
    <w:p w:rsidR="008415D1" w:rsidRDefault="00124AEC">
      <w:pPr>
        <w:spacing w:line="300" w:lineRule="auto"/>
        <w:ind w:firstLineChars="200" w:firstLine="480"/>
      </w:pPr>
      <w:r>
        <w:rPr>
          <w:rFonts w:hint="eastAsia"/>
        </w:rPr>
        <w:t>技术可行性指的是使用现有的技术能实现这个系统吗？该系统采用</w:t>
      </w:r>
      <w:r>
        <w:rPr>
          <w:rFonts w:hint="eastAsia"/>
        </w:rPr>
        <w:t>Eclipse</w:t>
      </w:r>
      <w:r>
        <w:rPr>
          <w:rFonts w:hint="eastAsia"/>
        </w:rPr>
        <w:t>实现开发，并配合</w:t>
      </w:r>
      <w:r>
        <w:rPr>
          <w:rFonts w:hint="eastAsia"/>
        </w:rPr>
        <w:t>SQLSERVER 2008</w:t>
      </w:r>
      <w:r>
        <w:rPr>
          <w:rFonts w:hint="eastAsia"/>
        </w:rPr>
        <w:t>存储数据，在软件开发平台这一条件上已经成熟可行。硬件方面根据现在普遍的计算机配置都可满足。由上述因素综合分析，本系统在技术上是可行的</w:t>
      </w:r>
      <w:r>
        <w:rPr>
          <w:rFonts w:hint="eastAsia"/>
          <w:vertAlign w:val="superscript"/>
        </w:rPr>
        <w:t>[4]</w:t>
      </w:r>
      <w:r>
        <w:rPr>
          <w:rFonts w:hint="eastAsia"/>
        </w:rPr>
        <w:t>。</w:t>
      </w:r>
    </w:p>
    <w:p w:rsidR="008415D1" w:rsidRDefault="00124AEC">
      <w:pPr>
        <w:pStyle w:val="Heading3"/>
        <w:spacing w:before="120"/>
      </w:pPr>
      <w:bookmarkStart w:id="171" w:name="_Toc483344136"/>
      <w:r>
        <w:rPr>
          <w:rFonts w:hint="eastAsia"/>
        </w:rPr>
        <w:t>3.3.3</w:t>
      </w:r>
      <w:r>
        <w:rPr>
          <w:rFonts w:hint="eastAsia"/>
        </w:rPr>
        <w:t>经济可行性</w:t>
      </w:r>
      <w:bookmarkEnd w:id="171"/>
    </w:p>
    <w:p w:rsidR="008415D1" w:rsidRDefault="00124AEC">
      <w:pPr>
        <w:spacing w:line="300" w:lineRule="auto"/>
        <w:ind w:firstLineChars="200" w:firstLine="480"/>
      </w:pPr>
      <w:r>
        <w:rPr>
          <w:rFonts w:hint="eastAsia"/>
        </w:rPr>
        <w:t>经济可行性指的是这个系统的经济效益能超过它的开发成本吗？本系统采用的开发软件、使用的框架都是开源免费的，开发成本较低，没有特别的额外支出。另外本系统采用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8415D1" w:rsidRDefault="00124AEC">
      <w:pPr>
        <w:pStyle w:val="Heading3"/>
        <w:spacing w:before="120"/>
      </w:pPr>
      <w:bookmarkStart w:id="172" w:name="_Toc483344137"/>
      <w:r>
        <w:rPr>
          <w:rFonts w:hint="eastAsia"/>
        </w:rPr>
        <w:t>3.3.4</w:t>
      </w:r>
      <w:r>
        <w:rPr>
          <w:rFonts w:hint="eastAsia"/>
        </w:rPr>
        <w:t>操作可行性</w:t>
      </w:r>
      <w:bookmarkEnd w:id="172"/>
    </w:p>
    <w:p w:rsidR="008415D1" w:rsidRDefault="00124AEC">
      <w:pPr>
        <w:spacing w:line="300" w:lineRule="auto"/>
        <w:ind w:firstLineChars="200" w:firstLine="48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color w:val="000000"/>
          <w:szCs w:val="24"/>
        </w:rPr>
        <w:t>经可用，或预计将会推出。</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3"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3"/>
    </w:p>
    <w:p w:rsidR="008415D1" w:rsidRDefault="00124AEC">
      <w:pPr>
        <w:pStyle w:val="Heading2"/>
        <w:spacing w:before="240" w:after="120"/>
      </w:pPr>
      <w:bookmarkStart w:id="174" w:name="_Toc483344139"/>
      <w:r>
        <w:rPr>
          <w:rFonts w:hint="eastAsia"/>
        </w:rPr>
        <w:t xml:space="preserve">4.1 </w:t>
      </w:r>
      <w:r>
        <w:rPr>
          <w:rFonts w:hint="eastAsia"/>
        </w:rPr>
        <w:t>系统结构图</w:t>
      </w:r>
      <w:bookmarkEnd w:id="174"/>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bookmarkStart w:id="175" w:name="_GoBack"/>
      <w:bookmarkEnd w:id="175"/>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rsidR="008415D1" w:rsidRDefault="00124AEC">
      <w:pPr>
        <w:pStyle w:val="Heading2"/>
        <w:spacing w:before="240" w:after="120"/>
      </w:pPr>
      <w:bookmarkStart w:id="176" w:name="_Toc483344140"/>
      <w:r>
        <w:rPr>
          <w:rFonts w:hint="eastAsia"/>
        </w:rPr>
        <w:t>4.2</w:t>
      </w:r>
      <w:r>
        <w:rPr>
          <w:rFonts w:hint="eastAsia"/>
        </w:rPr>
        <w:t>数据库设计</w:t>
      </w:r>
      <w:bookmarkEnd w:id="176"/>
    </w:p>
    <w:p w:rsidR="008415D1" w:rsidRDefault="00124AEC">
      <w:pPr>
        <w:pStyle w:val="Heading3"/>
        <w:spacing w:before="120"/>
      </w:pPr>
      <w:bookmarkStart w:id="177" w:name="_Toc483344141"/>
      <w:r>
        <w:rPr>
          <w:rFonts w:hint="eastAsia"/>
        </w:rPr>
        <w:t>4.2.1</w:t>
      </w:r>
      <w:r>
        <w:rPr>
          <w:rFonts w:hint="eastAsia"/>
        </w:rPr>
        <w:t>数据库详细设计</w:t>
      </w:r>
      <w:bookmarkEnd w:id="177"/>
    </w:p>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管理员信息表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lastRenderedPageBreak/>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vAlign w:val="center"/>
          </w:tcPr>
          <w:p w:rsidR="008415D1" w:rsidRDefault="00124AEC">
            <w:pPr>
              <w:rPr>
                <w:sz w:val="21"/>
                <w:szCs w:val="21"/>
              </w:rPr>
            </w:pPr>
            <w:r>
              <w:rPr>
                <w:rFonts w:hint="eastAsia"/>
                <w:sz w:val="21"/>
                <w:szCs w:val="21"/>
              </w:rPr>
              <w:t>用户唯一编号</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name</w:t>
            </w:r>
          </w:p>
        </w:tc>
        <w:tc>
          <w:tcPr>
            <w:tcW w:w="3402" w:type="dxa"/>
            <w:vAlign w:val="center"/>
          </w:tcPr>
          <w:p w:rsidR="008415D1" w:rsidRDefault="00124AEC">
            <w:pPr>
              <w:rPr>
                <w:sz w:val="21"/>
                <w:szCs w:val="21"/>
              </w:rPr>
            </w:pP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用户名</w:t>
            </w:r>
          </w:p>
        </w:tc>
      </w:tr>
      <w:tr w:rsidR="008415D1">
        <w:trPr>
          <w:trHeight w:val="340"/>
          <w:jc w:val="center"/>
        </w:trPr>
        <w:tc>
          <w:tcPr>
            <w:tcW w:w="2235" w:type="dxa"/>
            <w:tcBorders>
              <w:bottom w:val="single" w:sz="4" w:space="0" w:color="auto"/>
            </w:tcBorders>
            <w:vAlign w:val="center"/>
          </w:tcPr>
          <w:p w:rsidR="008415D1" w:rsidRDefault="00124AEC">
            <w:pPr>
              <w:rPr>
                <w:sz w:val="21"/>
                <w:szCs w:val="21"/>
              </w:rPr>
            </w:pPr>
            <w:r>
              <w:rPr>
                <w:sz w:val="21"/>
                <w:szCs w:val="21"/>
              </w:rPr>
              <w:t>Pwd</w:t>
            </w:r>
          </w:p>
        </w:tc>
        <w:tc>
          <w:tcPr>
            <w:tcW w:w="3402" w:type="dxa"/>
            <w:tcBorders>
              <w:bottom w:val="single" w:sz="4" w:space="0" w:color="auto"/>
            </w:tcBorders>
            <w:vAlign w:val="center"/>
          </w:tcPr>
          <w:p w:rsidR="008415D1" w:rsidRDefault="00124AEC">
            <w:pPr>
              <w:rPr>
                <w:sz w:val="21"/>
                <w:szCs w:val="21"/>
              </w:rPr>
            </w:pPr>
            <w:r>
              <w:rPr>
                <w:rFonts w:hint="eastAsia"/>
                <w:sz w:val="21"/>
                <w:szCs w:val="21"/>
              </w:rPr>
              <w:t>char(20)</w:t>
            </w:r>
          </w:p>
        </w:tc>
        <w:tc>
          <w:tcPr>
            <w:tcW w:w="2693" w:type="dxa"/>
            <w:tcBorders>
              <w:bottom w:val="single" w:sz="4" w:space="0" w:color="auto"/>
            </w:tcBorders>
            <w:vAlign w:val="center"/>
          </w:tcPr>
          <w:p w:rsidR="008415D1" w:rsidRDefault="00124AEC">
            <w:pPr>
              <w:rPr>
                <w:sz w:val="21"/>
                <w:szCs w:val="21"/>
              </w:rPr>
            </w:pPr>
            <w:r>
              <w:rPr>
                <w:rFonts w:hint="eastAsia"/>
                <w:sz w:val="21"/>
                <w:szCs w:val="21"/>
              </w:rPr>
              <w:t>密码</w:t>
            </w:r>
          </w:p>
        </w:tc>
      </w:tr>
      <w:tr w:rsidR="008415D1">
        <w:trPr>
          <w:trHeight w:val="340"/>
          <w:jc w:val="center"/>
        </w:trPr>
        <w:tc>
          <w:tcPr>
            <w:tcW w:w="2235" w:type="dxa"/>
            <w:tcBorders>
              <w:bottom w:val="single" w:sz="12" w:space="0" w:color="auto"/>
            </w:tcBorders>
            <w:vAlign w:val="center"/>
          </w:tcPr>
          <w:p w:rsidR="008415D1" w:rsidRDefault="00124AEC">
            <w:pPr>
              <w:rPr>
                <w:sz w:val="21"/>
                <w:szCs w:val="21"/>
              </w:rPr>
            </w:pPr>
            <w:r>
              <w:rPr>
                <w:rFonts w:hint="eastAsia"/>
                <w:sz w:val="21"/>
                <w:szCs w:val="21"/>
              </w:rPr>
              <w:t>isvalid</w:t>
            </w:r>
          </w:p>
        </w:tc>
        <w:tc>
          <w:tcPr>
            <w:tcW w:w="3402" w:type="dxa"/>
            <w:tcBorders>
              <w:bottom w:val="single" w:sz="12" w:space="0" w:color="auto"/>
            </w:tcBorders>
            <w:vAlign w:val="center"/>
          </w:tcPr>
          <w:p w:rsidR="008415D1" w:rsidRDefault="00124AEC">
            <w:pPr>
              <w:rPr>
                <w:sz w:val="21"/>
                <w:szCs w:val="21"/>
              </w:rPr>
            </w:pPr>
            <w:r>
              <w:rPr>
                <w:sz w:val="21"/>
                <w:szCs w:val="21"/>
              </w:rPr>
              <w:t>I</w:t>
            </w:r>
            <w:r>
              <w:rPr>
                <w:rFonts w:hint="eastAsia"/>
                <w:sz w:val="21"/>
                <w:szCs w:val="21"/>
              </w:rPr>
              <w:t>nt</w:t>
            </w:r>
          </w:p>
        </w:tc>
        <w:tc>
          <w:tcPr>
            <w:tcW w:w="2693" w:type="dxa"/>
            <w:tcBorders>
              <w:bottom w:val="single" w:sz="12" w:space="0" w:color="auto"/>
            </w:tcBorders>
            <w:vAlign w:val="center"/>
          </w:tcPr>
          <w:p w:rsidR="008415D1" w:rsidRDefault="00124AEC">
            <w:pPr>
              <w:rPr>
                <w:sz w:val="21"/>
                <w:szCs w:val="21"/>
              </w:rPr>
            </w:pPr>
            <w:r>
              <w:rPr>
                <w:rFonts w:hint="eastAsia"/>
                <w:sz w:val="21"/>
                <w:szCs w:val="21"/>
              </w:rPr>
              <w:t>表示可用信息</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章节信息表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N</w:t>
            </w:r>
            <w:r>
              <w:rPr>
                <w:rFonts w:hint="eastAsia"/>
                <w:sz w:val="21"/>
                <w:szCs w:val="21"/>
              </w:rPr>
              <w:t>char(20)</w:t>
            </w:r>
          </w:p>
        </w:tc>
        <w:tc>
          <w:tcPr>
            <w:tcW w:w="2693" w:type="dxa"/>
            <w:tcBorders>
              <w:top w:val="single" w:sz="12" w:space="0" w:color="auto"/>
            </w:tcBorders>
            <w:vAlign w:val="center"/>
          </w:tcPr>
          <w:p w:rsidR="008415D1" w:rsidRDefault="00124AEC">
            <w:pPr>
              <w:rPr>
                <w:sz w:val="21"/>
                <w:szCs w:val="21"/>
              </w:rPr>
            </w:pPr>
            <w:r>
              <w:rPr>
                <w:rFonts w:hint="eastAsia"/>
                <w:sz w:val="21"/>
                <w:szCs w:val="21"/>
              </w:rPr>
              <w:t>章节唯一标识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I</w:t>
            </w:r>
            <w:r>
              <w:rPr>
                <w:rFonts w:hint="eastAsia"/>
                <w:sz w:val="21"/>
                <w:szCs w:val="21"/>
              </w:rPr>
              <w:t>ntro</w:t>
            </w:r>
          </w:p>
        </w:tc>
        <w:tc>
          <w:tcPr>
            <w:tcW w:w="3402" w:type="dxa"/>
            <w:vAlign w:val="center"/>
          </w:tcPr>
          <w:p w:rsidR="008415D1" w:rsidRDefault="00124AEC">
            <w:pPr>
              <w:rPr>
                <w:sz w:val="21"/>
                <w:szCs w:val="21"/>
              </w:rPr>
            </w:pPr>
            <w:r>
              <w:rPr>
                <w:sz w:val="21"/>
                <w:szCs w:val="21"/>
              </w:rPr>
              <w:t>N</w:t>
            </w:r>
            <w:r>
              <w:rPr>
                <w:rFonts w:hint="eastAsia"/>
                <w:sz w:val="21"/>
                <w:szCs w:val="21"/>
              </w:rPr>
              <w:t>varchar(max)</w:t>
            </w:r>
          </w:p>
        </w:tc>
        <w:tc>
          <w:tcPr>
            <w:tcW w:w="2693" w:type="dxa"/>
            <w:vAlign w:val="center"/>
          </w:tcPr>
          <w:p w:rsidR="008415D1" w:rsidRDefault="00124AEC">
            <w:pPr>
              <w:rPr>
                <w:sz w:val="21"/>
                <w:szCs w:val="21"/>
              </w:rPr>
            </w:pPr>
            <w:r>
              <w:rPr>
                <w:sz w:val="21"/>
                <w:szCs w:val="21"/>
              </w:rPr>
              <w:t>章节介绍</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course</w:t>
            </w:r>
          </w:p>
        </w:tc>
        <w:tc>
          <w:tcPr>
            <w:tcW w:w="3402" w:type="dxa"/>
            <w:vAlign w:val="center"/>
          </w:tcPr>
          <w:p w:rsidR="008415D1" w:rsidRDefault="00124AEC">
            <w:pPr>
              <w:rPr>
                <w:sz w:val="21"/>
                <w:szCs w:val="21"/>
              </w:rPr>
            </w:pPr>
            <w:r>
              <w:rPr>
                <w:sz w:val="21"/>
                <w:szCs w:val="21"/>
              </w:rPr>
              <w:t>N</w:t>
            </w:r>
            <w:r>
              <w:rPr>
                <w:rFonts w:hint="eastAsia"/>
                <w:sz w:val="21"/>
                <w:szCs w:val="21"/>
              </w:rPr>
              <w:t>char(10)</w:t>
            </w:r>
          </w:p>
        </w:tc>
        <w:tc>
          <w:tcPr>
            <w:tcW w:w="2693" w:type="dxa"/>
            <w:vAlign w:val="center"/>
          </w:tcPr>
          <w:p w:rsidR="008415D1" w:rsidRDefault="00124AEC">
            <w:pPr>
              <w:rPr>
                <w:sz w:val="21"/>
                <w:szCs w:val="21"/>
              </w:rPr>
            </w:pPr>
            <w:r>
              <w:rPr>
                <w:rFonts w:hint="eastAsia"/>
                <w:sz w:val="21"/>
                <w:szCs w:val="21"/>
              </w:rPr>
              <w:t>章节对应课程</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retired</w:t>
            </w:r>
          </w:p>
        </w:tc>
        <w:tc>
          <w:tcPr>
            <w:tcW w:w="3402" w:type="dxa"/>
            <w:vAlign w:val="center"/>
          </w:tcPr>
          <w:p w:rsidR="008415D1" w:rsidRDefault="00124AEC">
            <w:pPr>
              <w:rPr>
                <w:sz w:val="21"/>
                <w:szCs w:val="21"/>
              </w:rPr>
            </w:pPr>
            <w:r>
              <w:rPr>
                <w:rFonts w:hint="eastAsia"/>
                <w:sz w:val="21"/>
                <w:szCs w:val="21"/>
              </w:rPr>
              <w:t>int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P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话题信息表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vAlign w:val="center"/>
          </w:tcPr>
          <w:p w:rsidR="008415D1" w:rsidRDefault="00124AEC">
            <w:pPr>
              <w:rPr>
                <w:sz w:val="21"/>
                <w:szCs w:val="21"/>
              </w:rPr>
            </w:pPr>
            <w:r>
              <w:rPr>
                <w:rFonts w:hint="eastAsia"/>
                <w:sz w:val="21"/>
                <w:szCs w:val="21"/>
              </w:rPr>
              <w:t>话题唯一标识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T</w:t>
            </w:r>
            <w:r>
              <w:rPr>
                <w:rFonts w:hint="eastAsia"/>
                <w:sz w:val="21"/>
                <w:szCs w:val="21"/>
              </w:rPr>
              <w:t>itle</w:t>
            </w:r>
          </w:p>
        </w:tc>
        <w:tc>
          <w:tcPr>
            <w:tcW w:w="3402" w:type="dxa"/>
            <w:vAlign w:val="center"/>
          </w:tcPr>
          <w:p w:rsidR="008415D1" w:rsidRDefault="00124AEC">
            <w:pPr>
              <w:rPr>
                <w:sz w:val="21"/>
                <w:szCs w:val="21"/>
              </w:rPr>
            </w:pPr>
            <w:r>
              <w:rPr>
                <w:sz w:val="21"/>
                <w:szCs w:val="21"/>
              </w:rPr>
              <w:t>N</w:t>
            </w:r>
            <w:r>
              <w:rPr>
                <w:rFonts w:hint="eastAsia"/>
                <w:sz w:val="21"/>
                <w:szCs w:val="21"/>
              </w:rPr>
              <w:t>char(50)</w:t>
            </w:r>
          </w:p>
        </w:tc>
        <w:tc>
          <w:tcPr>
            <w:tcW w:w="2693" w:type="dxa"/>
            <w:vAlign w:val="center"/>
          </w:tcPr>
          <w:p w:rsidR="008415D1" w:rsidRDefault="00124AEC">
            <w:pPr>
              <w:rPr>
                <w:sz w:val="21"/>
                <w:szCs w:val="21"/>
              </w:rPr>
            </w:pPr>
            <w:r>
              <w:rPr>
                <w:sz w:val="21"/>
                <w:szCs w:val="21"/>
              </w:rPr>
              <w:t>话题标题</w:t>
            </w:r>
          </w:p>
        </w:tc>
      </w:tr>
      <w:tr w:rsidR="008415D1">
        <w:trPr>
          <w:trHeight w:val="340"/>
          <w:jc w:val="center"/>
        </w:trPr>
        <w:tc>
          <w:tcPr>
            <w:tcW w:w="2235" w:type="dxa"/>
            <w:vAlign w:val="center"/>
          </w:tcPr>
          <w:p w:rsidR="008415D1" w:rsidRDefault="00124AEC">
            <w:pPr>
              <w:rPr>
                <w:sz w:val="21"/>
                <w:szCs w:val="21"/>
              </w:rPr>
            </w:pPr>
            <w:r>
              <w:rPr>
                <w:sz w:val="21"/>
                <w:szCs w:val="21"/>
              </w:rPr>
              <w:t>M</w:t>
            </w:r>
            <w:r>
              <w:rPr>
                <w:rFonts w:hint="eastAsia"/>
                <w:sz w:val="21"/>
                <w:szCs w:val="21"/>
              </w:rPr>
              <w:t>ain</w:t>
            </w:r>
          </w:p>
        </w:tc>
        <w:tc>
          <w:tcPr>
            <w:tcW w:w="3402" w:type="dxa"/>
            <w:vAlign w:val="center"/>
          </w:tcPr>
          <w:p w:rsidR="008415D1" w:rsidRDefault="00124AEC">
            <w:pPr>
              <w:rPr>
                <w:sz w:val="21"/>
                <w:szCs w:val="21"/>
              </w:rPr>
            </w:pPr>
            <w:r>
              <w:rPr>
                <w:sz w:val="21"/>
                <w:szCs w:val="21"/>
              </w:rPr>
              <w:t>N</w:t>
            </w:r>
            <w:r>
              <w:rPr>
                <w:rFonts w:hint="eastAsia"/>
                <w:sz w:val="21"/>
                <w:szCs w:val="21"/>
              </w:rPr>
              <w:t>char(200)</w:t>
            </w:r>
          </w:p>
        </w:tc>
        <w:tc>
          <w:tcPr>
            <w:tcW w:w="2693" w:type="dxa"/>
            <w:vAlign w:val="center"/>
          </w:tcPr>
          <w:p w:rsidR="008415D1" w:rsidRDefault="00124AEC">
            <w:pPr>
              <w:rPr>
                <w:sz w:val="21"/>
                <w:szCs w:val="21"/>
              </w:rPr>
            </w:pPr>
            <w:r>
              <w:rPr>
                <w:rFonts w:hint="eastAsia"/>
                <w:sz w:val="21"/>
                <w:szCs w:val="21"/>
              </w:rPr>
              <w:t>话题内容</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auth</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话题作者</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time</w:t>
            </w:r>
          </w:p>
        </w:tc>
        <w:tc>
          <w:tcPr>
            <w:tcW w:w="3402" w:type="dxa"/>
            <w:vAlign w:val="center"/>
          </w:tcPr>
          <w:p w:rsidR="008415D1" w:rsidRDefault="00124AEC">
            <w:pPr>
              <w:rPr>
                <w:sz w:val="21"/>
                <w:szCs w:val="21"/>
              </w:rPr>
            </w:pPr>
            <w:r>
              <w:rPr>
                <w:sz w:val="21"/>
                <w:szCs w:val="21"/>
              </w:rPr>
              <w:t>D</w:t>
            </w:r>
            <w:r>
              <w:rPr>
                <w:rFonts w:hint="eastAsia"/>
                <w:sz w:val="21"/>
                <w:szCs w:val="21"/>
              </w:rPr>
              <w:t>atetime</w:t>
            </w:r>
          </w:p>
        </w:tc>
        <w:tc>
          <w:tcPr>
            <w:tcW w:w="2693" w:type="dxa"/>
            <w:vAlign w:val="center"/>
          </w:tcPr>
          <w:p w:rsidR="008415D1" w:rsidRDefault="00124AEC">
            <w:pPr>
              <w:rPr>
                <w:sz w:val="21"/>
                <w:szCs w:val="21"/>
              </w:rPr>
            </w:pPr>
            <w:r>
              <w:rPr>
                <w:rFonts w:hint="eastAsia"/>
                <w:sz w:val="21"/>
                <w:szCs w:val="21"/>
              </w:rPr>
              <w:t>话题发表时间</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num</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回复话题评论数</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retired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4.4 </w:t>
      </w:r>
      <w:r>
        <w:rPr>
          <w:rFonts w:hint="eastAsia"/>
          <w:sz w:val="21"/>
          <w:szCs w:val="21"/>
        </w:rPr>
        <w:t>课程信息表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rFonts w:hint="eastAsia"/>
                <w:sz w:val="21"/>
                <w:szCs w:val="21"/>
              </w:rPr>
              <w:t>Int</w:t>
            </w:r>
          </w:p>
        </w:tc>
        <w:tc>
          <w:tcPr>
            <w:tcW w:w="2693" w:type="dxa"/>
            <w:tcBorders>
              <w:top w:val="single" w:sz="12" w:space="0" w:color="auto"/>
            </w:tcBorders>
            <w:vAlign w:val="center"/>
          </w:tcPr>
          <w:p w:rsidR="008415D1" w:rsidRDefault="00124AEC">
            <w:pPr>
              <w:rPr>
                <w:sz w:val="21"/>
                <w:szCs w:val="21"/>
              </w:rPr>
            </w:pPr>
            <w:r>
              <w:rPr>
                <w:rFonts w:hint="eastAsia"/>
                <w:sz w:val="21"/>
                <w:szCs w:val="21"/>
              </w:rPr>
              <w:t>课程唯一标识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name</w:t>
            </w:r>
          </w:p>
        </w:tc>
        <w:tc>
          <w:tcPr>
            <w:tcW w:w="3402" w:type="dxa"/>
            <w:vAlign w:val="center"/>
          </w:tcPr>
          <w:p w:rsidR="008415D1" w:rsidRDefault="00124AEC">
            <w:pPr>
              <w:rPr>
                <w:sz w:val="21"/>
                <w:szCs w:val="21"/>
              </w:rPr>
            </w:pPr>
            <w:r>
              <w:rPr>
                <w:sz w:val="21"/>
                <w:szCs w:val="21"/>
              </w:rPr>
              <w:t>N</w:t>
            </w:r>
            <w:r>
              <w:rPr>
                <w:rFonts w:hint="eastAsia"/>
                <w:sz w:val="21"/>
                <w:szCs w:val="21"/>
              </w:rPr>
              <w:t>char(50)</w:t>
            </w:r>
          </w:p>
        </w:tc>
        <w:tc>
          <w:tcPr>
            <w:tcW w:w="2693" w:type="dxa"/>
            <w:vAlign w:val="center"/>
          </w:tcPr>
          <w:p w:rsidR="008415D1" w:rsidRDefault="00124AEC">
            <w:pPr>
              <w:rPr>
                <w:sz w:val="21"/>
                <w:szCs w:val="21"/>
              </w:rPr>
            </w:pPr>
            <w:r>
              <w:rPr>
                <w:rFonts w:hint="eastAsia"/>
                <w:sz w:val="21"/>
                <w:szCs w:val="21"/>
              </w:rPr>
              <w:t>课程</w:t>
            </w:r>
            <w:r>
              <w:rPr>
                <w:sz w:val="21"/>
                <w:szCs w:val="21"/>
              </w:rPr>
              <w:t>名称</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teacher</w:t>
            </w:r>
          </w:p>
        </w:tc>
        <w:tc>
          <w:tcPr>
            <w:tcW w:w="3402" w:type="dxa"/>
            <w:vAlign w:val="center"/>
          </w:tcPr>
          <w:p w:rsidR="008415D1" w:rsidRDefault="00124AEC">
            <w:pPr>
              <w:rPr>
                <w:sz w:val="21"/>
                <w:szCs w:val="21"/>
              </w:rPr>
            </w:pPr>
            <w:r>
              <w:rPr>
                <w:sz w:val="21"/>
                <w:szCs w:val="21"/>
              </w:rPr>
              <w:t>N</w:t>
            </w:r>
            <w:r>
              <w:rPr>
                <w:rFonts w:hint="eastAsia"/>
                <w:sz w:val="21"/>
                <w:szCs w:val="21"/>
              </w:rPr>
              <w:t>char(50)</w:t>
            </w:r>
          </w:p>
        </w:tc>
        <w:tc>
          <w:tcPr>
            <w:tcW w:w="2693" w:type="dxa"/>
            <w:vAlign w:val="center"/>
          </w:tcPr>
          <w:p w:rsidR="008415D1" w:rsidRDefault="00124AEC">
            <w:pPr>
              <w:rPr>
                <w:sz w:val="21"/>
                <w:szCs w:val="21"/>
              </w:rPr>
            </w:pPr>
            <w:r>
              <w:rPr>
                <w:rFonts w:hint="eastAsia"/>
                <w:sz w:val="21"/>
                <w:szCs w:val="21"/>
              </w:rPr>
              <w:t>课程对应教师</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lastRenderedPageBreak/>
              <w:t>I</w:t>
            </w:r>
            <w:r>
              <w:rPr>
                <w:rFonts w:hint="eastAsia"/>
                <w:sz w:val="21"/>
                <w:szCs w:val="21"/>
              </w:rPr>
              <w:t>ntro</w:t>
            </w:r>
          </w:p>
        </w:tc>
        <w:tc>
          <w:tcPr>
            <w:tcW w:w="3402" w:type="dxa"/>
            <w:vAlign w:val="center"/>
          </w:tcPr>
          <w:p w:rsidR="008415D1" w:rsidRDefault="00124AEC">
            <w:pPr>
              <w:rPr>
                <w:sz w:val="21"/>
                <w:szCs w:val="21"/>
              </w:rPr>
            </w:pPr>
            <w:r>
              <w:rPr>
                <w:sz w:val="21"/>
                <w:szCs w:val="21"/>
              </w:rPr>
              <w:t>N</w:t>
            </w:r>
            <w:r>
              <w:rPr>
                <w:rFonts w:hint="eastAsia"/>
                <w:sz w:val="21"/>
                <w:szCs w:val="21"/>
              </w:rPr>
              <w:t>char(500)</w:t>
            </w:r>
          </w:p>
        </w:tc>
        <w:tc>
          <w:tcPr>
            <w:tcW w:w="2693" w:type="dxa"/>
            <w:vAlign w:val="center"/>
          </w:tcPr>
          <w:p w:rsidR="008415D1" w:rsidRDefault="00124AEC">
            <w:pPr>
              <w:rPr>
                <w:sz w:val="21"/>
                <w:szCs w:val="21"/>
              </w:rPr>
            </w:pPr>
            <w:r>
              <w:rPr>
                <w:rFonts w:hint="eastAsia"/>
                <w:sz w:val="21"/>
                <w:szCs w:val="21"/>
              </w:rPr>
              <w:t>课程简介</w:t>
            </w:r>
          </w:p>
        </w:tc>
      </w:tr>
      <w:tr w:rsidR="008415D1">
        <w:trPr>
          <w:trHeight w:val="340"/>
          <w:jc w:val="center"/>
        </w:trPr>
        <w:tc>
          <w:tcPr>
            <w:tcW w:w="2235" w:type="dxa"/>
            <w:vAlign w:val="center"/>
          </w:tcPr>
          <w:p w:rsidR="008415D1" w:rsidRDefault="00124AEC">
            <w:pPr>
              <w:rPr>
                <w:sz w:val="21"/>
                <w:szCs w:val="21"/>
              </w:rPr>
            </w:pPr>
            <w:r>
              <w:rPr>
                <w:sz w:val="21"/>
                <w:szCs w:val="21"/>
              </w:rPr>
              <w:t>R</w:t>
            </w:r>
            <w:r>
              <w:rPr>
                <w:rFonts w:hint="eastAsia"/>
                <w:sz w:val="21"/>
                <w:szCs w:val="21"/>
              </w:rPr>
              <w:t>etired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4.5 </w:t>
      </w:r>
      <w:r>
        <w:rPr>
          <w:rFonts w:hint="eastAsia"/>
          <w:sz w:val="21"/>
          <w:szCs w:val="21"/>
        </w:rPr>
        <w:t>报名信息表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vAlign w:val="center"/>
          </w:tcPr>
          <w:p w:rsidR="008415D1" w:rsidRDefault="00124AEC">
            <w:pPr>
              <w:rPr>
                <w:sz w:val="21"/>
                <w:szCs w:val="21"/>
              </w:rPr>
            </w:pPr>
            <w:r>
              <w:rPr>
                <w:rFonts w:hint="eastAsia"/>
                <w:sz w:val="21"/>
                <w:szCs w:val="21"/>
              </w:rPr>
              <w:t>报名信息唯一标识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C</w:t>
            </w:r>
            <w:r>
              <w:rPr>
                <w:rFonts w:hint="eastAsia"/>
                <w:sz w:val="21"/>
                <w:szCs w:val="21"/>
              </w:rPr>
              <w:t>ourseID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报名</w:t>
            </w:r>
            <w:r>
              <w:rPr>
                <w:sz w:val="21"/>
                <w:szCs w:val="21"/>
              </w:rPr>
              <w:t>课程</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U</w:t>
            </w:r>
            <w:r>
              <w:rPr>
                <w:rFonts w:hint="eastAsia"/>
                <w:sz w:val="21"/>
                <w:szCs w:val="21"/>
              </w:rPr>
              <w:t>serID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报名学生</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retired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文件信息表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vAlign w:val="center"/>
          </w:tcPr>
          <w:p w:rsidR="008415D1" w:rsidRDefault="00124AEC">
            <w:pPr>
              <w:rPr>
                <w:sz w:val="21"/>
                <w:szCs w:val="21"/>
              </w:rPr>
            </w:pPr>
            <w:r>
              <w:rPr>
                <w:rFonts w:hint="eastAsia"/>
                <w:sz w:val="21"/>
                <w:szCs w:val="21"/>
              </w:rPr>
              <w:t>文件唯一标识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U</w:t>
            </w:r>
            <w:r>
              <w:rPr>
                <w:rFonts w:hint="eastAsia"/>
                <w:sz w:val="21"/>
                <w:szCs w:val="21"/>
              </w:rPr>
              <w:t>serid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上传文件</w:t>
            </w:r>
            <w:r>
              <w:rPr>
                <w:sz w:val="21"/>
                <w:szCs w:val="21"/>
              </w:rPr>
              <w:t>用户</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url</w:t>
            </w:r>
          </w:p>
        </w:tc>
        <w:tc>
          <w:tcPr>
            <w:tcW w:w="3402" w:type="dxa"/>
            <w:vAlign w:val="center"/>
          </w:tcPr>
          <w:p w:rsidR="008415D1" w:rsidRDefault="00124AEC">
            <w:pPr>
              <w:rPr>
                <w:sz w:val="21"/>
                <w:szCs w:val="21"/>
              </w:rPr>
            </w:pPr>
            <w:r>
              <w:rPr>
                <w:sz w:val="21"/>
                <w:szCs w:val="21"/>
              </w:rPr>
              <w:t>C</w:t>
            </w:r>
            <w:r>
              <w:rPr>
                <w:rFonts w:hint="eastAsia"/>
                <w:sz w:val="21"/>
                <w:szCs w:val="21"/>
              </w:rPr>
              <w:t>har</w:t>
            </w:r>
            <w:r>
              <w:rPr>
                <w:rFonts w:hint="eastAsia"/>
                <w:sz w:val="21"/>
                <w:szCs w:val="21"/>
              </w:rPr>
              <w:t>（</w:t>
            </w:r>
            <w:r>
              <w:rPr>
                <w:rFonts w:hint="eastAsia"/>
                <w:sz w:val="21"/>
                <w:szCs w:val="21"/>
              </w:rPr>
              <w:t>250</w:t>
            </w:r>
            <w:r>
              <w:rPr>
                <w:rFonts w:hint="eastAsia"/>
                <w:sz w:val="21"/>
                <w:szCs w:val="21"/>
              </w:rPr>
              <w:t>）</w:t>
            </w:r>
          </w:p>
        </w:tc>
        <w:tc>
          <w:tcPr>
            <w:tcW w:w="2693" w:type="dxa"/>
            <w:vAlign w:val="center"/>
          </w:tcPr>
          <w:p w:rsidR="008415D1" w:rsidRDefault="00124AEC">
            <w:pPr>
              <w:rPr>
                <w:sz w:val="21"/>
                <w:szCs w:val="21"/>
              </w:rPr>
            </w:pPr>
            <w:r>
              <w:rPr>
                <w:rFonts w:hint="eastAsia"/>
                <w:sz w:val="21"/>
                <w:szCs w:val="21"/>
              </w:rPr>
              <w:t>文件存储目录</w:t>
            </w:r>
          </w:p>
        </w:tc>
      </w:tr>
      <w:tr w:rsidR="008415D1">
        <w:trPr>
          <w:trHeight w:val="340"/>
          <w:jc w:val="center"/>
        </w:trPr>
        <w:tc>
          <w:tcPr>
            <w:tcW w:w="2235" w:type="dxa"/>
            <w:vAlign w:val="center"/>
          </w:tcPr>
          <w:p w:rsidR="008415D1" w:rsidRDefault="00124AEC">
            <w:pPr>
              <w:rPr>
                <w:sz w:val="21"/>
                <w:szCs w:val="21"/>
              </w:rPr>
            </w:pPr>
            <w:r>
              <w:rPr>
                <w:sz w:val="21"/>
                <w:szCs w:val="21"/>
              </w:rPr>
              <w:t>U</w:t>
            </w:r>
            <w:r>
              <w:rPr>
                <w:rFonts w:hint="eastAsia"/>
                <w:sz w:val="21"/>
                <w:szCs w:val="21"/>
              </w:rPr>
              <w:t>pdatetime</w:t>
            </w:r>
          </w:p>
        </w:tc>
        <w:tc>
          <w:tcPr>
            <w:tcW w:w="3402" w:type="dxa"/>
            <w:vAlign w:val="center"/>
          </w:tcPr>
          <w:p w:rsidR="008415D1" w:rsidRDefault="00124AEC">
            <w:pPr>
              <w:rPr>
                <w:sz w:val="21"/>
                <w:szCs w:val="21"/>
              </w:rPr>
            </w:pPr>
            <w:r>
              <w:rPr>
                <w:sz w:val="21"/>
                <w:szCs w:val="21"/>
              </w:rPr>
              <w:t>D</w:t>
            </w:r>
            <w:r>
              <w:rPr>
                <w:rFonts w:hint="eastAsia"/>
                <w:sz w:val="21"/>
                <w:szCs w:val="21"/>
              </w:rPr>
              <w:t>atetime</w:t>
            </w:r>
          </w:p>
        </w:tc>
        <w:tc>
          <w:tcPr>
            <w:tcW w:w="2693" w:type="dxa"/>
            <w:vAlign w:val="center"/>
          </w:tcPr>
          <w:p w:rsidR="008415D1" w:rsidRDefault="00124AEC">
            <w:pPr>
              <w:rPr>
                <w:sz w:val="21"/>
                <w:szCs w:val="21"/>
              </w:rPr>
            </w:pPr>
            <w:r>
              <w:rPr>
                <w:rFonts w:hint="eastAsia"/>
                <w:sz w:val="21"/>
                <w:szCs w:val="21"/>
              </w:rPr>
              <w:t>文件上传时间</w:t>
            </w:r>
          </w:p>
        </w:tc>
      </w:tr>
      <w:tr w:rsidR="008415D1">
        <w:trPr>
          <w:trHeight w:val="340"/>
          <w:jc w:val="center"/>
        </w:trPr>
        <w:tc>
          <w:tcPr>
            <w:tcW w:w="2235" w:type="dxa"/>
            <w:vAlign w:val="center"/>
          </w:tcPr>
          <w:p w:rsidR="008415D1" w:rsidRDefault="00124AEC">
            <w:pPr>
              <w:rPr>
                <w:sz w:val="21"/>
                <w:szCs w:val="21"/>
              </w:rPr>
            </w:pPr>
            <w:r>
              <w:rPr>
                <w:sz w:val="21"/>
                <w:szCs w:val="21"/>
              </w:rPr>
              <w:t>Courseid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文件对应课程</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Filename</w:t>
            </w:r>
          </w:p>
        </w:tc>
        <w:tc>
          <w:tcPr>
            <w:tcW w:w="3402" w:type="dxa"/>
            <w:vAlign w:val="center"/>
          </w:tcPr>
          <w:p w:rsidR="008415D1" w:rsidRDefault="00124AEC">
            <w:pPr>
              <w:rPr>
                <w:sz w:val="21"/>
                <w:szCs w:val="21"/>
              </w:rPr>
            </w:pPr>
            <w:r>
              <w:rPr>
                <w:sz w:val="21"/>
                <w:szCs w:val="21"/>
              </w:rPr>
              <w:t>C</w:t>
            </w:r>
            <w:r>
              <w:rPr>
                <w:rFonts w:hint="eastAsia"/>
                <w:sz w:val="21"/>
                <w:szCs w:val="21"/>
              </w:rPr>
              <w:t>har</w:t>
            </w:r>
            <w:r>
              <w:rPr>
                <w:rFonts w:hint="eastAsia"/>
                <w:sz w:val="21"/>
                <w:szCs w:val="21"/>
              </w:rPr>
              <w:t>（</w:t>
            </w:r>
            <w:r>
              <w:rPr>
                <w:rFonts w:hint="eastAsia"/>
                <w:sz w:val="21"/>
                <w:szCs w:val="21"/>
              </w:rPr>
              <w:t>100</w:t>
            </w:r>
            <w:r>
              <w:rPr>
                <w:rFonts w:hint="eastAsia"/>
                <w:sz w:val="21"/>
                <w:szCs w:val="21"/>
              </w:rPr>
              <w:t>）</w:t>
            </w:r>
          </w:p>
        </w:tc>
        <w:tc>
          <w:tcPr>
            <w:tcW w:w="2693" w:type="dxa"/>
            <w:vAlign w:val="center"/>
          </w:tcPr>
          <w:p w:rsidR="008415D1" w:rsidRDefault="00124AEC">
            <w:pPr>
              <w:rPr>
                <w:sz w:val="21"/>
                <w:szCs w:val="21"/>
              </w:rPr>
            </w:pPr>
            <w:r>
              <w:rPr>
                <w:rFonts w:hint="eastAsia"/>
                <w:sz w:val="21"/>
                <w:szCs w:val="21"/>
              </w:rPr>
              <w:t>文件名</w:t>
            </w:r>
          </w:p>
        </w:tc>
      </w:tr>
      <w:tr w:rsidR="008415D1">
        <w:trPr>
          <w:trHeight w:val="340"/>
          <w:jc w:val="center"/>
        </w:trPr>
        <w:tc>
          <w:tcPr>
            <w:tcW w:w="2235" w:type="dxa"/>
            <w:vAlign w:val="center"/>
          </w:tcPr>
          <w:p w:rsidR="008415D1" w:rsidRDefault="00124AEC">
            <w:pPr>
              <w:rPr>
                <w:sz w:val="21"/>
                <w:szCs w:val="21"/>
              </w:rPr>
            </w:pPr>
            <w:r>
              <w:rPr>
                <w:sz w:val="21"/>
                <w:szCs w:val="21"/>
              </w:rPr>
              <w:t>Retired</w:t>
            </w:r>
          </w:p>
        </w:tc>
        <w:tc>
          <w:tcPr>
            <w:tcW w:w="3402" w:type="dxa"/>
            <w:vAlign w:val="center"/>
          </w:tcPr>
          <w:p w:rsidR="008415D1" w:rsidRDefault="00124AEC">
            <w:pPr>
              <w:rPr>
                <w:sz w:val="21"/>
                <w:szCs w:val="21"/>
              </w:rPr>
            </w:pPr>
            <w:r>
              <w:rPr>
                <w:sz w:val="21"/>
                <w:szCs w:val="21"/>
              </w:rPr>
              <w:t>I</w:t>
            </w:r>
            <w:r>
              <w:rPr>
                <w:rFonts w:hint="eastAsia"/>
                <w:sz w:val="21"/>
                <w:szCs w:val="21"/>
              </w:rPr>
              <w:t>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4.7 </w:t>
      </w:r>
      <w:r>
        <w:rPr>
          <w:rFonts w:hint="eastAsia"/>
          <w:sz w:val="21"/>
          <w:szCs w:val="21"/>
        </w:rPr>
        <w:t>学生信息表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N</w:t>
            </w:r>
            <w:r>
              <w:rPr>
                <w:rFonts w:hint="eastAsia"/>
                <w:sz w:val="21"/>
                <w:szCs w:val="21"/>
              </w:rPr>
              <w:t>char(20)</w:t>
            </w:r>
          </w:p>
        </w:tc>
        <w:tc>
          <w:tcPr>
            <w:tcW w:w="2693" w:type="dxa"/>
            <w:tcBorders>
              <w:top w:val="single" w:sz="12" w:space="0" w:color="auto"/>
            </w:tcBorders>
            <w:vAlign w:val="center"/>
          </w:tcPr>
          <w:p w:rsidR="008415D1" w:rsidRDefault="00124AEC">
            <w:pPr>
              <w:rPr>
                <w:sz w:val="21"/>
                <w:szCs w:val="21"/>
              </w:rPr>
            </w:pPr>
            <w:r>
              <w:rPr>
                <w:rFonts w:hint="eastAsia"/>
                <w:sz w:val="21"/>
                <w:szCs w:val="21"/>
              </w:rPr>
              <w:t>学生唯一标识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N</w:t>
            </w:r>
            <w:r>
              <w:rPr>
                <w:rFonts w:hint="eastAsia"/>
                <w:sz w:val="21"/>
                <w:szCs w:val="21"/>
              </w:rPr>
              <w:t>ame</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学生</w:t>
            </w:r>
            <w:r>
              <w:rPr>
                <w:sz w:val="21"/>
                <w:szCs w:val="21"/>
              </w:rPr>
              <w:t>姓名</w:t>
            </w:r>
          </w:p>
        </w:tc>
      </w:tr>
      <w:tr w:rsidR="008415D1">
        <w:trPr>
          <w:trHeight w:val="340"/>
          <w:jc w:val="center"/>
        </w:trPr>
        <w:tc>
          <w:tcPr>
            <w:tcW w:w="2235" w:type="dxa"/>
            <w:vAlign w:val="center"/>
          </w:tcPr>
          <w:p w:rsidR="008415D1" w:rsidRDefault="00124AEC">
            <w:pPr>
              <w:rPr>
                <w:sz w:val="21"/>
                <w:szCs w:val="21"/>
              </w:rPr>
            </w:pPr>
            <w:r>
              <w:rPr>
                <w:sz w:val="21"/>
                <w:szCs w:val="21"/>
              </w:rPr>
              <w:t>P</w:t>
            </w:r>
            <w:r>
              <w:rPr>
                <w:rFonts w:hint="eastAsia"/>
                <w:sz w:val="21"/>
                <w:szCs w:val="21"/>
              </w:rPr>
              <w:t>assword</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学生登录密码</w:t>
            </w:r>
          </w:p>
        </w:tc>
      </w:tr>
      <w:tr w:rsidR="008415D1">
        <w:trPr>
          <w:trHeight w:val="340"/>
          <w:jc w:val="center"/>
        </w:trPr>
        <w:tc>
          <w:tcPr>
            <w:tcW w:w="2235" w:type="dxa"/>
            <w:vAlign w:val="center"/>
          </w:tcPr>
          <w:p w:rsidR="008415D1" w:rsidRDefault="00124AEC">
            <w:pPr>
              <w:rPr>
                <w:sz w:val="21"/>
                <w:szCs w:val="21"/>
              </w:rPr>
            </w:pPr>
            <w:r>
              <w:rPr>
                <w:sz w:val="21"/>
                <w:szCs w:val="21"/>
              </w:rPr>
              <w:t>Tel</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学生联系电话</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retired</w:t>
            </w:r>
          </w:p>
        </w:tc>
        <w:tc>
          <w:tcPr>
            <w:tcW w:w="3402" w:type="dxa"/>
            <w:vAlign w:val="center"/>
          </w:tcPr>
          <w:p w:rsidR="008415D1" w:rsidRDefault="00124AEC">
            <w:pPr>
              <w:rPr>
                <w:sz w:val="21"/>
                <w:szCs w:val="21"/>
              </w:rPr>
            </w:pPr>
            <w:r>
              <w:rPr>
                <w:rFonts w:hint="eastAsia"/>
                <w:sz w:val="21"/>
                <w:szCs w:val="21"/>
              </w:rPr>
              <w:t>Int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4.8 </w:t>
      </w:r>
      <w:r>
        <w:rPr>
          <w:rFonts w:hint="eastAsia"/>
          <w:sz w:val="21"/>
          <w:szCs w:val="21"/>
        </w:rPr>
        <w:t>教师信息表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lastRenderedPageBreak/>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124AEC">
            <w:pPr>
              <w:rPr>
                <w:sz w:val="21"/>
                <w:szCs w:val="21"/>
              </w:rPr>
            </w:pPr>
            <w:r>
              <w:rPr>
                <w:rFonts w:hint="eastAsia"/>
                <w:sz w:val="21"/>
                <w:szCs w:val="21"/>
              </w:rPr>
              <w:t>id</w:t>
            </w:r>
          </w:p>
        </w:tc>
        <w:tc>
          <w:tcPr>
            <w:tcW w:w="3402" w:type="dxa"/>
            <w:tcBorders>
              <w:top w:val="single" w:sz="12" w:space="0" w:color="auto"/>
            </w:tcBorders>
            <w:vAlign w:val="center"/>
          </w:tcPr>
          <w:p w:rsidR="008415D1" w:rsidRDefault="00124AEC">
            <w:pPr>
              <w:rPr>
                <w:sz w:val="21"/>
                <w:szCs w:val="21"/>
              </w:rPr>
            </w:pPr>
            <w:r>
              <w:rPr>
                <w:sz w:val="21"/>
                <w:szCs w:val="21"/>
              </w:rPr>
              <w:t>N</w:t>
            </w:r>
            <w:r>
              <w:rPr>
                <w:rFonts w:hint="eastAsia"/>
                <w:sz w:val="21"/>
                <w:szCs w:val="21"/>
              </w:rPr>
              <w:t>char(20)</w:t>
            </w:r>
          </w:p>
        </w:tc>
        <w:tc>
          <w:tcPr>
            <w:tcW w:w="2693" w:type="dxa"/>
            <w:tcBorders>
              <w:top w:val="single" w:sz="12" w:space="0" w:color="auto"/>
            </w:tcBorders>
            <w:vAlign w:val="center"/>
          </w:tcPr>
          <w:p w:rsidR="008415D1" w:rsidRDefault="00124AEC">
            <w:pPr>
              <w:rPr>
                <w:sz w:val="21"/>
                <w:szCs w:val="21"/>
              </w:rPr>
            </w:pPr>
            <w:r>
              <w:rPr>
                <w:rFonts w:hint="eastAsia"/>
                <w:sz w:val="21"/>
                <w:szCs w:val="21"/>
              </w:rPr>
              <w:t>教师唯一标识</w:t>
            </w:r>
            <w:r>
              <w:rPr>
                <w:rFonts w:hint="eastAsia"/>
                <w:sz w:val="21"/>
                <w:szCs w:val="21"/>
              </w:rPr>
              <w:t>ID</w:t>
            </w:r>
          </w:p>
        </w:tc>
      </w:tr>
      <w:tr w:rsidR="008415D1">
        <w:trPr>
          <w:trHeight w:val="340"/>
          <w:jc w:val="center"/>
        </w:trPr>
        <w:tc>
          <w:tcPr>
            <w:tcW w:w="2235" w:type="dxa"/>
            <w:vAlign w:val="center"/>
          </w:tcPr>
          <w:p w:rsidR="008415D1" w:rsidRDefault="00124AEC">
            <w:pPr>
              <w:rPr>
                <w:sz w:val="21"/>
                <w:szCs w:val="21"/>
              </w:rPr>
            </w:pPr>
            <w:r>
              <w:rPr>
                <w:sz w:val="21"/>
                <w:szCs w:val="21"/>
              </w:rPr>
              <w:t>N</w:t>
            </w:r>
            <w:r>
              <w:rPr>
                <w:rFonts w:hint="eastAsia"/>
                <w:sz w:val="21"/>
                <w:szCs w:val="21"/>
              </w:rPr>
              <w:t>ame</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教师</w:t>
            </w:r>
            <w:r>
              <w:rPr>
                <w:sz w:val="21"/>
                <w:szCs w:val="21"/>
              </w:rPr>
              <w:t>姓名</w:t>
            </w:r>
          </w:p>
        </w:tc>
      </w:tr>
      <w:tr w:rsidR="008415D1">
        <w:trPr>
          <w:trHeight w:val="340"/>
          <w:jc w:val="center"/>
        </w:trPr>
        <w:tc>
          <w:tcPr>
            <w:tcW w:w="2235" w:type="dxa"/>
            <w:vAlign w:val="center"/>
          </w:tcPr>
          <w:p w:rsidR="008415D1" w:rsidRDefault="00124AEC">
            <w:pPr>
              <w:rPr>
                <w:sz w:val="21"/>
                <w:szCs w:val="21"/>
              </w:rPr>
            </w:pPr>
            <w:r>
              <w:rPr>
                <w:sz w:val="21"/>
                <w:szCs w:val="21"/>
              </w:rPr>
              <w:t>P</w:t>
            </w:r>
            <w:r>
              <w:rPr>
                <w:rFonts w:hint="eastAsia"/>
                <w:sz w:val="21"/>
                <w:szCs w:val="21"/>
              </w:rPr>
              <w:t>assword</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教师密码</w:t>
            </w:r>
          </w:p>
        </w:tc>
      </w:tr>
      <w:tr w:rsidR="008415D1">
        <w:trPr>
          <w:trHeight w:val="340"/>
          <w:jc w:val="center"/>
        </w:trPr>
        <w:tc>
          <w:tcPr>
            <w:tcW w:w="2235" w:type="dxa"/>
            <w:vAlign w:val="center"/>
          </w:tcPr>
          <w:p w:rsidR="008415D1" w:rsidRDefault="00124AEC">
            <w:pPr>
              <w:rPr>
                <w:sz w:val="21"/>
                <w:szCs w:val="21"/>
              </w:rPr>
            </w:pPr>
            <w:r>
              <w:rPr>
                <w:sz w:val="21"/>
                <w:szCs w:val="21"/>
              </w:rPr>
              <w:t>Tel</w:t>
            </w:r>
          </w:p>
        </w:tc>
        <w:tc>
          <w:tcPr>
            <w:tcW w:w="3402" w:type="dxa"/>
            <w:vAlign w:val="center"/>
          </w:tcPr>
          <w:p w:rsidR="008415D1" w:rsidRDefault="00124AEC">
            <w:pPr>
              <w:rPr>
                <w:sz w:val="21"/>
                <w:szCs w:val="21"/>
              </w:rPr>
            </w:pPr>
            <w:r>
              <w:rPr>
                <w:sz w:val="21"/>
                <w:szCs w:val="21"/>
              </w:rPr>
              <w:t>N</w:t>
            </w:r>
            <w:r>
              <w:rPr>
                <w:rFonts w:hint="eastAsia"/>
                <w:sz w:val="21"/>
                <w:szCs w:val="21"/>
              </w:rPr>
              <w:t>char(20)</w:t>
            </w:r>
          </w:p>
        </w:tc>
        <w:tc>
          <w:tcPr>
            <w:tcW w:w="2693" w:type="dxa"/>
            <w:vAlign w:val="center"/>
          </w:tcPr>
          <w:p w:rsidR="008415D1" w:rsidRDefault="00124AEC">
            <w:pPr>
              <w:rPr>
                <w:sz w:val="21"/>
                <w:szCs w:val="21"/>
              </w:rPr>
            </w:pPr>
            <w:r>
              <w:rPr>
                <w:rFonts w:hint="eastAsia"/>
                <w:sz w:val="21"/>
                <w:szCs w:val="21"/>
              </w:rPr>
              <w:t>教师电话</w:t>
            </w:r>
          </w:p>
        </w:tc>
      </w:tr>
      <w:tr w:rsidR="008415D1">
        <w:trPr>
          <w:trHeight w:val="340"/>
          <w:jc w:val="center"/>
        </w:trPr>
        <w:tc>
          <w:tcPr>
            <w:tcW w:w="2235" w:type="dxa"/>
            <w:vAlign w:val="center"/>
          </w:tcPr>
          <w:p w:rsidR="008415D1" w:rsidRDefault="00124AEC">
            <w:pPr>
              <w:rPr>
                <w:sz w:val="21"/>
                <w:szCs w:val="21"/>
              </w:rPr>
            </w:pPr>
            <w:r>
              <w:rPr>
                <w:rFonts w:hint="eastAsia"/>
                <w:sz w:val="21"/>
                <w:szCs w:val="21"/>
              </w:rPr>
              <w:t>retired</w:t>
            </w:r>
          </w:p>
        </w:tc>
        <w:tc>
          <w:tcPr>
            <w:tcW w:w="3402" w:type="dxa"/>
            <w:vAlign w:val="center"/>
          </w:tcPr>
          <w:p w:rsidR="008415D1" w:rsidRDefault="00124AEC">
            <w:pPr>
              <w:rPr>
                <w:sz w:val="21"/>
                <w:szCs w:val="21"/>
              </w:rPr>
            </w:pPr>
            <w:r>
              <w:rPr>
                <w:rFonts w:hint="eastAsia"/>
                <w:sz w:val="21"/>
                <w:szCs w:val="21"/>
              </w:rPr>
              <w:t>Int</w:t>
            </w:r>
          </w:p>
        </w:tc>
        <w:tc>
          <w:tcPr>
            <w:tcW w:w="2693" w:type="dxa"/>
            <w:vAlign w:val="center"/>
          </w:tcPr>
          <w:p w:rsidR="008415D1" w:rsidRDefault="00124AEC">
            <w:pPr>
              <w:rPr>
                <w:sz w:val="21"/>
                <w:szCs w:val="21"/>
              </w:rPr>
            </w:pPr>
            <w:r>
              <w:rPr>
                <w:rFonts w:hint="eastAsia"/>
                <w:sz w:val="21"/>
                <w:szCs w:val="21"/>
              </w:rPr>
              <w:t>表示可用信息</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124AEC">
            <w:pPr>
              <w:rPr>
                <w:sz w:val="21"/>
                <w:szCs w:val="21"/>
              </w:rPr>
            </w:pPr>
            <w:r>
              <w:rPr>
                <w:rFonts w:hint="eastAsia"/>
                <w:sz w:val="21"/>
                <w:szCs w:val="21"/>
              </w:rPr>
              <w:t>id</w:t>
            </w:r>
          </w:p>
        </w:tc>
        <w:tc>
          <w:tcPr>
            <w:tcW w:w="3402" w:type="dxa"/>
            <w:tcBorders>
              <w:top w:val="single" w:sz="12" w:space="0" w:color="auto"/>
            </w:tcBorders>
          </w:tcPr>
          <w:p w:rsidR="008415D1" w:rsidRDefault="00124AEC">
            <w:pPr>
              <w:rPr>
                <w:sz w:val="21"/>
                <w:szCs w:val="21"/>
              </w:rPr>
            </w:pPr>
            <w:r>
              <w:rPr>
                <w:sz w:val="21"/>
                <w:szCs w:val="21"/>
              </w:rPr>
              <w:t>I</w:t>
            </w:r>
            <w:r>
              <w:rPr>
                <w:rFonts w:hint="eastAsia"/>
                <w:sz w:val="21"/>
                <w:szCs w:val="21"/>
              </w:rPr>
              <w:t>nt</w:t>
            </w:r>
          </w:p>
        </w:tc>
        <w:tc>
          <w:tcPr>
            <w:tcW w:w="2693" w:type="dxa"/>
            <w:tcBorders>
              <w:top w:val="single" w:sz="12" w:space="0" w:color="auto"/>
            </w:tcBorders>
          </w:tcPr>
          <w:p w:rsidR="008415D1" w:rsidRDefault="00124AEC">
            <w:pPr>
              <w:rPr>
                <w:sz w:val="21"/>
                <w:szCs w:val="21"/>
              </w:rPr>
            </w:pPr>
            <w:r>
              <w:rPr>
                <w:rFonts w:hint="eastAsia"/>
                <w:sz w:val="21"/>
                <w:szCs w:val="21"/>
              </w:rPr>
              <w:t>评论唯一标识</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bbsid</w:t>
            </w:r>
          </w:p>
        </w:tc>
        <w:tc>
          <w:tcPr>
            <w:tcW w:w="3402" w:type="dxa"/>
          </w:tcPr>
          <w:p w:rsidR="008415D1" w:rsidRDefault="00124AEC">
            <w:pPr>
              <w:rPr>
                <w:sz w:val="21"/>
                <w:szCs w:val="21"/>
              </w:rPr>
            </w:pPr>
            <w:r>
              <w:rPr>
                <w:sz w:val="21"/>
                <w:szCs w:val="21"/>
              </w:rPr>
              <w:t>I</w:t>
            </w:r>
            <w:r>
              <w:rPr>
                <w:rFonts w:hint="eastAsia"/>
                <w:sz w:val="21"/>
                <w:szCs w:val="21"/>
              </w:rPr>
              <w:t>nt</w:t>
            </w:r>
          </w:p>
        </w:tc>
        <w:tc>
          <w:tcPr>
            <w:tcW w:w="2693" w:type="dxa"/>
          </w:tcPr>
          <w:p w:rsidR="008415D1" w:rsidRDefault="00124AEC">
            <w:pPr>
              <w:rPr>
                <w:sz w:val="21"/>
                <w:szCs w:val="21"/>
              </w:rPr>
            </w:pPr>
            <w:r>
              <w:rPr>
                <w:sz w:val="21"/>
                <w:szCs w:val="21"/>
              </w:rPr>
              <w:t>评论对应话题</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auth</w:t>
            </w:r>
          </w:p>
        </w:tc>
        <w:tc>
          <w:tcPr>
            <w:tcW w:w="3402" w:type="dxa"/>
          </w:tcPr>
          <w:p w:rsidR="008415D1" w:rsidRDefault="00124AEC">
            <w:pPr>
              <w:rPr>
                <w:sz w:val="21"/>
                <w:szCs w:val="21"/>
              </w:rPr>
            </w:pPr>
            <w:r>
              <w:rPr>
                <w:sz w:val="21"/>
                <w:szCs w:val="21"/>
              </w:rPr>
              <w:t>N</w:t>
            </w:r>
            <w:r>
              <w:rPr>
                <w:rFonts w:hint="eastAsia"/>
                <w:sz w:val="21"/>
                <w:szCs w:val="21"/>
              </w:rPr>
              <w:t>char(20)</w:t>
            </w:r>
          </w:p>
        </w:tc>
        <w:tc>
          <w:tcPr>
            <w:tcW w:w="2693" w:type="dxa"/>
          </w:tcPr>
          <w:p w:rsidR="008415D1" w:rsidRDefault="00124AEC">
            <w:pPr>
              <w:rPr>
                <w:sz w:val="21"/>
                <w:szCs w:val="21"/>
              </w:rPr>
            </w:pPr>
            <w:r>
              <w:rPr>
                <w:rFonts w:hint="eastAsia"/>
                <w:sz w:val="21"/>
                <w:szCs w:val="21"/>
              </w:rPr>
              <w:t>发表评论作者</w:t>
            </w:r>
            <w:r>
              <w:rPr>
                <w:rFonts w:hint="eastAsia"/>
                <w:sz w:val="21"/>
                <w:szCs w:val="21"/>
              </w:rPr>
              <w:t>ID</w:t>
            </w:r>
          </w:p>
        </w:tc>
      </w:tr>
      <w:tr w:rsidR="008415D1">
        <w:trPr>
          <w:trHeight w:val="340"/>
          <w:jc w:val="center"/>
        </w:trPr>
        <w:tc>
          <w:tcPr>
            <w:tcW w:w="2235" w:type="dxa"/>
          </w:tcPr>
          <w:p w:rsidR="008415D1" w:rsidRDefault="00124AEC">
            <w:pPr>
              <w:rPr>
                <w:sz w:val="21"/>
                <w:szCs w:val="21"/>
              </w:rPr>
            </w:pPr>
            <w:r>
              <w:rPr>
                <w:rFonts w:hint="eastAsia"/>
                <w:sz w:val="21"/>
                <w:szCs w:val="21"/>
              </w:rPr>
              <w:t>time</w:t>
            </w:r>
          </w:p>
        </w:tc>
        <w:tc>
          <w:tcPr>
            <w:tcW w:w="3402" w:type="dxa"/>
          </w:tcPr>
          <w:p w:rsidR="008415D1" w:rsidRDefault="00124AEC">
            <w:pPr>
              <w:rPr>
                <w:sz w:val="21"/>
                <w:szCs w:val="21"/>
              </w:rPr>
            </w:pPr>
            <w:r>
              <w:rPr>
                <w:sz w:val="21"/>
                <w:szCs w:val="21"/>
              </w:rPr>
              <w:t>D</w:t>
            </w:r>
            <w:r>
              <w:rPr>
                <w:rFonts w:hint="eastAsia"/>
                <w:sz w:val="21"/>
                <w:szCs w:val="21"/>
              </w:rPr>
              <w:t>atetime</w:t>
            </w:r>
          </w:p>
        </w:tc>
        <w:tc>
          <w:tcPr>
            <w:tcW w:w="2693" w:type="dxa"/>
          </w:tcPr>
          <w:p w:rsidR="008415D1" w:rsidRDefault="00124AEC">
            <w:pPr>
              <w:rPr>
                <w:sz w:val="21"/>
                <w:szCs w:val="21"/>
              </w:rPr>
            </w:pPr>
            <w:r>
              <w:rPr>
                <w:rFonts w:hint="eastAsia"/>
                <w:sz w:val="21"/>
                <w:szCs w:val="21"/>
              </w:rPr>
              <w:t>发表评论时间</w:t>
            </w:r>
          </w:p>
        </w:tc>
      </w:tr>
      <w:tr w:rsidR="008415D1">
        <w:trPr>
          <w:trHeight w:val="340"/>
          <w:jc w:val="center"/>
        </w:trPr>
        <w:tc>
          <w:tcPr>
            <w:tcW w:w="2235" w:type="dxa"/>
          </w:tcPr>
          <w:p w:rsidR="008415D1" w:rsidRDefault="00124AEC">
            <w:pPr>
              <w:rPr>
                <w:sz w:val="21"/>
                <w:szCs w:val="21"/>
              </w:rPr>
            </w:pPr>
            <w:r>
              <w:rPr>
                <w:rFonts w:hint="eastAsia"/>
                <w:sz w:val="21"/>
                <w:szCs w:val="21"/>
              </w:rPr>
              <w:t>main</w:t>
            </w:r>
          </w:p>
        </w:tc>
        <w:tc>
          <w:tcPr>
            <w:tcW w:w="3402" w:type="dxa"/>
          </w:tcPr>
          <w:p w:rsidR="008415D1" w:rsidRDefault="00124AEC">
            <w:pPr>
              <w:rPr>
                <w:sz w:val="21"/>
                <w:szCs w:val="21"/>
              </w:rPr>
            </w:pPr>
            <w:r>
              <w:rPr>
                <w:sz w:val="21"/>
                <w:szCs w:val="21"/>
              </w:rPr>
              <w:t>N</w:t>
            </w:r>
            <w:r>
              <w:rPr>
                <w:rFonts w:hint="eastAsia"/>
                <w:sz w:val="21"/>
                <w:szCs w:val="21"/>
              </w:rPr>
              <w:t>char(200)</w:t>
            </w:r>
          </w:p>
        </w:tc>
        <w:tc>
          <w:tcPr>
            <w:tcW w:w="2693" w:type="dxa"/>
          </w:tcPr>
          <w:p w:rsidR="008415D1" w:rsidRDefault="00124AEC">
            <w:pPr>
              <w:rPr>
                <w:sz w:val="21"/>
                <w:szCs w:val="21"/>
              </w:rPr>
            </w:pPr>
            <w:r>
              <w:rPr>
                <w:rFonts w:hint="eastAsia"/>
                <w:sz w:val="21"/>
                <w:szCs w:val="21"/>
              </w:rPr>
              <w:t>评论内容</w:t>
            </w:r>
          </w:p>
        </w:tc>
      </w:tr>
      <w:tr w:rsidR="008415D1">
        <w:trPr>
          <w:trHeight w:val="340"/>
          <w:jc w:val="center"/>
        </w:trPr>
        <w:tc>
          <w:tcPr>
            <w:tcW w:w="2235" w:type="dxa"/>
          </w:tcPr>
          <w:p w:rsidR="008415D1" w:rsidRDefault="00124AEC">
            <w:pPr>
              <w:rPr>
                <w:sz w:val="21"/>
                <w:szCs w:val="21"/>
              </w:rPr>
            </w:pPr>
            <w:r>
              <w:rPr>
                <w:rFonts w:hint="eastAsia"/>
                <w:sz w:val="21"/>
                <w:szCs w:val="21"/>
              </w:rPr>
              <w:t>retired</w:t>
            </w:r>
          </w:p>
        </w:tc>
        <w:tc>
          <w:tcPr>
            <w:tcW w:w="3402" w:type="dxa"/>
          </w:tcPr>
          <w:p w:rsidR="008415D1" w:rsidRDefault="00124AEC">
            <w:pPr>
              <w:rPr>
                <w:sz w:val="21"/>
                <w:szCs w:val="21"/>
              </w:rPr>
            </w:pPr>
            <w:r>
              <w:rPr>
                <w:rFonts w:hint="eastAsia"/>
                <w:sz w:val="21"/>
                <w:szCs w:val="21"/>
              </w:rPr>
              <w:t>Int</w:t>
            </w:r>
          </w:p>
        </w:tc>
        <w:tc>
          <w:tcPr>
            <w:tcW w:w="2693" w:type="dxa"/>
          </w:tcPr>
          <w:p w:rsidR="008415D1" w:rsidRDefault="00124AEC">
            <w:pPr>
              <w:rPr>
                <w:sz w:val="21"/>
                <w:szCs w:val="21"/>
              </w:rPr>
            </w:pPr>
            <w:r>
              <w:rPr>
                <w:rFonts w:hint="eastAsia"/>
                <w:sz w:val="21"/>
                <w:szCs w:val="21"/>
              </w:rPr>
              <w:t>表示可用信息</w:t>
            </w:r>
          </w:p>
        </w:tc>
      </w:tr>
    </w:tbl>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8"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8"/>
    </w:p>
    <w:p w:rsidR="008415D1" w:rsidRDefault="00124AEC">
      <w:pPr>
        <w:pStyle w:val="Heading2"/>
        <w:spacing w:before="240" w:after="120"/>
      </w:pPr>
      <w:bookmarkStart w:id="179" w:name="_Toc483344143"/>
      <w:r>
        <w:rPr>
          <w:rFonts w:hint="eastAsia"/>
        </w:rPr>
        <w:t xml:space="preserve">5.1 </w:t>
      </w:r>
      <w:r>
        <w:rPr>
          <w:rFonts w:hint="eastAsia"/>
        </w:rPr>
        <w:t>页面设计</w:t>
      </w:r>
      <w:bookmarkEnd w:id="179"/>
    </w:p>
    <w:p w:rsidR="008415D1" w:rsidRDefault="00124AEC">
      <w:pPr>
        <w:pStyle w:val="Heading3"/>
        <w:spacing w:before="120"/>
      </w:pPr>
      <w:bookmarkStart w:id="180" w:name="_Toc483344144"/>
      <w:r>
        <w:rPr>
          <w:rFonts w:hint="eastAsia"/>
        </w:rPr>
        <w:t>5.1.1</w:t>
      </w:r>
      <w:bookmarkEnd w:id="180"/>
      <w:r>
        <w:rPr>
          <w:rFonts w:hint="eastAsia"/>
        </w:rPr>
        <w:t>登录</w:t>
      </w:r>
      <w:r>
        <w:rPr>
          <w:rFonts w:hint="eastAsia"/>
        </w:rPr>
        <w:t>/</w:t>
      </w:r>
      <w:r>
        <w:rPr>
          <w:rFonts w:hint="eastAsia"/>
        </w:rPr>
        <w:t>注册页面</w:t>
      </w:r>
    </w:p>
    <w:p w:rsidR="008415D1" w:rsidRDefault="00124AEC">
      <w:pPr>
        <w:spacing w:line="300" w:lineRule="auto"/>
        <w:jc w:val="center"/>
      </w:pPr>
      <w:r>
        <w:rPr>
          <w:noProof/>
        </w:rPr>
        <w:drawing>
          <wp:inline distT="0" distB="0" distL="0" distR="0">
            <wp:extent cx="5579745" cy="3379470"/>
            <wp:effectExtent l="19050" t="0" r="1905"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32" cstate="print"/>
                    <a:srcRect/>
                    <a:stretch>
                      <a:fillRect/>
                    </a:stretch>
                  </pic:blipFill>
                  <pic:spPr>
                    <a:xfrm>
                      <a:off x="0" y="0"/>
                      <a:ext cx="5579745" cy="337999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管理员管理课程顺序图</w:t>
      </w:r>
    </w:p>
    <w:p w:rsidR="008415D1" w:rsidRDefault="008415D1">
      <w:pPr>
        <w:spacing w:line="300" w:lineRule="auto"/>
        <w:jc w:val="center"/>
        <w:rPr>
          <w:sz w:val="21"/>
          <w:szCs w:val="21"/>
        </w:rPr>
      </w:pPr>
    </w:p>
    <w:p w:rsidR="008415D1" w:rsidRDefault="00124AEC">
      <w:pPr>
        <w:pStyle w:val="Heading3"/>
        <w:spacing w:before="120"/>
      </w:pPr>
      <w:bookmarkStart w:id="181" w:name="_Toc483344145"/>
      <w:r>
        <w:rPr>
          <w:rFonts w:hint="eastAsia"/>
        </w:rPr>
        <w:lastRenderedPageBreak/>
        <w:t>5.1.2</w:t>
      </w:r>
      <w:r>
        <w:rPr>
          <w:rFonts w:hint="eastAsia"/>
        </w:rPr>
        <w:t>管理员管理教师</w:t>
      </w:r>
      <w:r>
        <w:rPr>
          <w:rFonts w:hint="eastAsia"/>
        </w:rPr>
        <w:t>/</w:t>
      </w:r>
      <w:r>
        <w:rPr>
          <w:rFonts w:hint="eastAsia"/>
        </w:rPr>
        <w:t>学生</w:t>
      </w:r>
      <w:bookmarkEnd w:id="181"/>
    </w:p>
    <w:p w:rsidR="008415D1" w:rsidRDefault="00124AEC">
      <w:pPr>
        <w:spacing w:line="300" w:lineRule="auto"/>
      </w:pPr>
      <w:r>
        <w:rPr>
          <w:rFonts w:hint="eastAsia"/>
          <w:noProof/>
        </w:rPr>
        <w:drawing>
          <wp:inline distT="0" distB="0" distL="0" distR="0">
            <wp:extent cx="5579745" cy="2242185"/>
            <wp:effectExtent l="19050" t="0" r="1905"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33" cstate="print"/>
                    <a:srcRect/>
                    <a:stretch>
                      <a:fillRect/>
                    </a:stretch>
                  </pic:blipFill>
                  <pic:spPr>
                    <a:xfrm>
                      <a:off x="0" y="0"/>
                      <a:ext cx="5579745" cy="224255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82" w:name="_Toc483344146"/>
      <w:r>
        <w:rPr>
          <w:rFonts w:hint="eastAsia"/>
        </w:rPr>
        <w:t>5.1.3</w:t>
      </w:r>
      <w:r>
        <w:rPr>
          <w:rFonts w:hint="eastAsia"/>
        </w:rPr>
        <w:t>管理员</w:t>
      </w:r>
      <w:bookmarkEnd w:id="182"/>
      <w:r>
        <w:rPr>
          <w:rFonts w:hint="eastAsia"/>
        </w:rPr>
        <w:t>审核课程</w:t>
      </w:r>
    </w:p>
    <w:p w:rsidR="008415D1" w:rsidRDefault="00124AEC">
      <w:pPr>
        <w:spacing w:line="300" w:lineRule="auto"/>
      </w:pPr>
      <w:r>
        <w:rPr>
          <w:rFonts w:hint="eastAsia"/>
          <w:noProof/>
        </w:rPr>
        <w:drawing>
          <wp:inline distT="0" distB="0" distL="0" distR="0">
            <wp:extent cx="5579745" cy="2191385"/>
            <wp:effectExtent l="19050" t="0" r="1905"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34" cstate="print"/>
                    <a:srcRect/>
                    <a:stretch>
                      <a:fillRect/>
                    </a:stretch>
                  </pic:blipFill>
                  <pic:spPr>
                    <a:xfrm>
                      <a:off x="0" y="0"/>
                      <a:ext cx="5579745" cy="2191788"/>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管理员管理评论</w:t>
      </w:r>
      <w:r>
        <w:rPr>
          <w:rFonts w:hint="eastAsia"/>
          <w:sz w:val="21"/>
          <w:szCs w:val="21"/>
        </w:rPr>
        <w:t>/</w:t>
      </w:r>
      <w:r>
        <w:rPr>
          <w:rFonts w:hint="eastAsia"/>
          <w:sz w:val="21"/>
          <w:szCs w:val="21"/>
        </w:rPr>
        <w:t>话题顺序图</w:t>
      </w:r>
    </w:p>
    <w:p w:rsidR="008415D1" w:rsidRDefault="00124AEC">
      <w:pPr>
        <w:pStyle w:val="Heading3"/>
        <w:spacing w:before="120"/>
      </w:pPr>
      <w:bookmarkStart w:id="183" w:name="_Toc483344147"/>
      <w:r>
        <w:rPr>
          <w:rFonts w:hint="eastAsia"/>
        </w:rPr>
        <w:lastRenderedPageBreak/>
        <w:t>5.1.4</w:t>
      </w:r>
      <w:r>
        <w:rPr>
          <w:rFonts w:hint="eastAsia"/>
        </w:rPr>
        <w:t>教师</w:t>
      </w:r>
      <w:bookmarkEnd w:id="183"/>
      <w:r>
        <w:rPr>
          <w:rFonts w:hint="eastAsia"/>
        </w:rPr>
        <w:t>管理课程</w:t>
      </w:r>
    </w:p>
    <w:p w:rsidR="008415D1" w:rsidRDefault="00124AEC">
      <w:pPr>
        <w:spacing w:line="300" w:lineRule="auto"/>
        <w:jc w:val="center"/>
      </w:pPr>
      <w:r>
        <w:rPr>
          <w:noProof/>
        </w:rPr>
        <w:drawing>
          <wp:inline distT="0" distB="0" distL="0" distR="0">
            <wp:extent cx="5579745" cy="2499995"/>
            <wp:effectExtent l="1905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5" cstate="print"/>
                    <a:srcRect/>
                    <a:stretch>
                      <a:fillRect/>
                    </a:stretch>
                  </pic:blipFill>
                  <pic:spPr>
                    <a:xfrm>
                      <a:off x="0" y="0"/>
                      <a:ext cx="5579745" cy="250029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4" w:name="_Toc483344148"/>
      <w:r>
        <w:rPr>
          <w:rFonts w:hint="eastAsia"/>
        </w:rPr>
        <w:t>5.1.5</w:t>
      </w:r>
      <w:r>
        <w:rPr>
          <w:rFonts w:hint="eastAsia"/>
        </w:rPr>
        <w:t>教师</w:t>
      </w:r>
      <w:r>
        <w:rPr>
          <w:rFonts w:hint="eastAsia"/>
        </w:rPr>
        <w:t>/</w:t>
      </w:r>
      <w:r>
        <w:rPr>
          <w:rFonts w:hint="eastAsia"/>
        </w:rPr>
        <w:t>学生相互评论</w:t>
      </w:r>
      <w:bookmarkEnd w:id="184"/>
    </w:p>
    <w:p w:rsidR="008415D1" w:rsidRDefault="00124AEC">
      <w:pPr>
        <w:spacing w:line="300" w:lineRule="auto"/>
        <w:jc w:val="center"/>
      </w:pPr>
      <w:r>
        <w:rPr>
          <w:noProof/>
        </w:rPr>
        <w:drawing>
          <wp:inline distT="0" distB="0" distL="0" distR="0">
            <wp:extent cx="5579745" cy="2210435"/>
            <wp:effectExtent l="1905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36" cstate="print"/>
                    <a:srcRect/>
                    <a:stretch>
                      <a:fillRect/>
                    </a:stretch>
                  </pic:blipFill>
                  <pic:spPr>
                    <a:xfrm>
                      <a:off x="0" y="0"/>
                      <a:ext cx="5579745" cy="221079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5" w:name="_Toc483344149"/>
      <w:r>
        <w:rPr>
          <w:rFonts w:hint="eastAsia"/>
        </w:rPr>
        <w:lastRenderedPageBreak/>
        <w:t>5.1.6</w:t>
      </w:r>
      <w:r>
        <w:rPr>
          <w:rFonts w:hint="eastAsia"/>
        </w:rPr>
        <w:t>教师管理学生</w:t>
      </w:r>
      <w:bookmarkEnd w:id="185"/>
    </w:p>
    <w:p w:rsidR="008415D1" w:rsidRDefault="00124AEC">
      <w:pPr>
        <w:spacing w:line="300" w:lineRule="auto"/>
        <w:jc w:val="center"/>
      </w:pPr>
      <w:r>
        <w:rPr>
          <w:rFonts w:hint="eastAsia"/>
          <w:noProof/>
        </w:rPr>
        <w:drawing>
          <wp:inline distT="0" distB="0" distL="0" distR="0">
            <wp:extent cx="5579745" cy="2356485"/>
            <wp:effectExtent l="19050" t="0" r="190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37" cstate="print"/>
                    <a:srcRect/>
                    <a:stretch>
                      <a:fillRect/>
                    </a:stretch>
                  </pic:blipFill>
                  <pic:spPr>
                    <a:xfrm>
                      <a:off x="0" y="0"/>
                      <a:ext cx="5579745" cy="2356538"/>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6" w:name="_Toc483344150"/>
      <w:r>
        <w:rPr>
          <w:rFonts w:hint="eastAsia"/>
        </w:rPr>
        <w:t>5.1.7</w:t>
      </w:r>
      <w:r>
        <w:rPr>
          <w:rFonts w:hint="eastAsia"/>
        </w:rPr>
        <w:t>学生选择</w:t>
      </w:r>
      <w:r>
        <w:rPr>
          <w:rFonts w:hint="eastAsia"/>
        </w:rPr>
        <w:t>/</w:t>
      </w:r>
      <w:r>
        <w:rPr>
          <w:rFonts w:hint="eastAsia"/>
        </w:rPr>
        <w:t>收藏课程</w:t>
      </w:r>
      <w:bookmarkEnd w:id="186"/>
    </w:p>
    <w:p w:rsidR="008415D1" w:rsidRDefault="00124AEC">
      <w:pPr>
        <w:spacing w:line="300" w:lineRule="auto"/>
        <w:jc w:val="center"/>
      </w:pPr>
      <w:r>
        <w:rPr>
          <w:noProof/>
        </w:rPr>
        <w:drawing>
          <wp:inline distT="0" distB="0" distL="0" distR="0">
            <wp:extent cx="5579745" cy="2290445"/>
            <wp:effectExtent l="19050" t="0" r="190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38" cstate="print"/>
                    <a:srcRect/>
                    <a:stretch>
                      <a:fillRect/>
                    </a:stretch>
                  </pic:blipFill>
                  <pic:spPr>
                    <a:xfrm>
                      <a:off x="0" y="0"/>
                      <a:ext cx="5579745" cy="229070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7" w:name="_Toc483344151"/>
      <w:r>
        <w:rPr>
          <w:rFonts w:hint="eastAsia"/>
        </w:rPr>
        <w:lastRenderedPageBreak/>
        <w:t>5.1.8</w:t>
      </w:r>
      <w:r>
        <w:rPr>
          <w:rFonts w:hint="eastAsia"/>
        </w:rPr>
        <w:t>教师</w:t>
      </w:r>
      <w:r>
        <w:rPr>
          <w:rFonts w:hint="eastAsia"/>
        </w:rPr>
        <w:t>/</w:t>
      </w:r>
      <w:r>
        <w:rPr>
          <w:rFonts w:hint="eastAsia"/>
        </w:rPr>
        <w:t>学生修改个人信息</w:t>
      </w:r>
      <w:bookmarkEnd w:id="187"/>
    </w:p>
    <w:p w:rsidR="008415D1" w:rsidRDefault="00124AEC">
      <w:pPr>
        <w:spacing w:line="300" w:lineRule="auto"/>
        <w:jc w:val="center"/>
      </w:pPr>
      <w:r>
        <w:rPr>
          <w:noProof/>
        </w:rPr>
        <w:drawing>
          <wp:inline distT="0" distB="0" distL="0" distR="0">
            <wp:extent cx="5579745" cy="2073275"/>
            <wp:effectExtent l="19050" t="0" r="190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39" cstate="print"/>
                    <a:srcRect/>
                    <a:stretch>
                      <a:fillRect/>
                    </a:stretch>
                  </pic:blipFill>
                  <pic:spPr>
                    <a:xfrm>
                      <a:off x="0" y="0"/>
                      <a:ext cx="5579745" cy="2073357"/>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p>
    <w:p w:rsidR="008415D1" w:rsidRDefault="00124AEC">
      <w:pPr>
        <w:pStyle w:val="Heading3"/>
        <w:spacing w:before="120"/>
      </w:pPr>
      <w:bookmarkStart w:id="188" w:name="_Toc483344152"/>
      <w:r>
        <w:rPr>
          <w:rFonts w:hint="eastAsia"/>
        </w:rPr>
        <w:t>5.1.9</w:t>
      </w:r>
      <w:r>
        <w:rPr>
          <w:rFonts w:hint="eastAsia"/>
        </w:rPr>
        <w:t>教师</w:t>
      </w:r>
      <w:r>
        <w:rPr>
          <w:rFonts w:hint="eastAsia"/>
        </w:rPr>
        <w:t>/</w:t>
      </w:r>
      <w:r>
        <w:rPr>
          <w:rFonts w:hint="eastAsia"/>
        </w:rPr>
        <w:t>学生私信互动</w:t>
      </w:r>
      <w:bookmarkEnd w:id="188"/>
    </w:p>
    <w:p w:rsidR="008415D1" w:rsidRDefault="008415D1"/>
    <w:p w:rsidR="008415D1" w:rsidRDefault="00124AEC">
      <w:pPr>
        <w:spacing w:line="300" w:lineRule="auto"/>
        <w:jc w:val="center"/>
      </w:pPr>
      <w:r>
        <w:rPr>
          <w:noProof/>
        </w:rPr>
        <w:drawing>
          <wp:inline distT="0" distB="0" distL="0" distR="0">
            <wp:extent cx="5041265" cy="2703195"/>
            <wp:effectExtent l="19050" t="0" r="6985"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40" cstate="print"/>
                    <a:srcRect/>
                    <a:stretch>
                      <a:fillRect/>
                    </a:stretch>
                  </pic:blipFill>
                  <pic:spPr>
                    <a:xfrm>
                      <a:off x="0" y="0"/>
                      <a:ext cx="5041265" cy="270319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8415D1" w:rsidRDefault="00124AEC">
      <w:pPr>
        <w:pStyle w:val="Heading2"/>
        <w:spacing w:before="240" w:after="120"/>
      </w:pPr>
      <w:bookmarkStart w:id="189" w:name="_Toc483344153"/>
      <w:r>
        <w:rPr>
          <w:rFonts w:hint="eastAsia"/>
        </w:rPr>
        <w:t xml:space="preserve">5.2 </w:t>
      </w:r>
      <w:r>
        <w:rPr>
          <w:rFonts w:hint="eastAsia"/>
        </w:rPr>
        <w:t>实体类设计</w:t>
      </w:r>
      <w:bookmarkEnd w:id="189"/>
    </w:p>
    <w:p w:rsidR="008415D1" w:rsidRDefault="00124AEC">
      <w:pPr>
        <w:pStyle w:val="Heading3"/>
        <w:spacing w:before="120"/>
      </w:pPr>
      <w:bookmarkStart w:id="190" w:name="_Toc483344154"/>
      <w:r>
        <w:rPr>
          <w:rFonts w:hint="eastAsia"/>
        </w:rPr>
        <w:t>5.2.1</w:t>
      </w:r>
      <w:r>
        <w:rPr>
          <w:rFonts w:hint="eastAsia"/>
        </w:rPr>
        <w:t>用户类设计</w:t>
      </w:r>
      <w:bookmarkEnd w:id="190"/>
    </w:p>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教师类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124AEC">
            <w:pPr>
              <w:spacing w:line="300" w:lineRule="auto"/>
              <w:rPr>
                <w:sz w:val="21"/>
                <w:szCs w:val="21"/>
              </w:rPr>
            </w:pPr>
            <w:r>
              <w:rPr>
                <w:rFonts w:hint="eastAsia"/>
                <w:sz w:val="21"/>
                <w:szCs w:val="21"/>
              </w:rPr>
              <w:lastRenderedPageBreak/>
              <w:t>教师</w:t>
            </w:r>
          </w:p>
        </w:tc>
      </w:tr>
      <w:tr w:rsidR="008415D1">
        <w:trPr>
          <w:trHeight w:val="1701"/>
          <w:jc w:val="center"/>
        </w:trPr>
        <w:tc>
          <w:tcPr>
            <w:tcW w:w="5353"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姓名</w:t>
            </w:r>
            <w:r>
              <w:rPr>
                <w:rFonts w:hint="eastAsia"/>
                <w:sz w:val="21"/>
                <w:szCs w:val="21"/>
              </w:rPr>
              <w:t xml:space="preserve"> char(20)</w:t>
            </w:r>
          </w:p>
          <w:p w:rsidR="008415D1" w:rsidRDefault="00124AEC">
            <w:pPr>
              <w:spacing w:line="300" w:lineRule="auto"/>
              <w:rPr>
                <w:sz w:val="21"/>
                <w:szCs w:val="21"/>
              </w:rPr>
            </w:pPr>
            <w:r>
              <w:rPr>
                <w:rFonts w:hint="eastAsia"/>
                <w:sz w:val="21"/>
                <w:szCs w:val="21"/>
              </w:rPr>
              <w:t>密码</w:t>
            </w:r>
            <w:r>
              <w:rPr>
                <w:rFonts w:hint="eastAsia"/>
                <w:sz w:val="21"/>
                <w:szCs w:val="21"/>
              </w:rPr>
              <w:t xml:space="preserve"> char(20)</w:t>
            </w:r>
          </w:p>
          <w:p w:rsidR="008415D1" w:rsidRDefault="00124AEC">
            <w:pPr>
              <w:spacing w:line="300" w:lineRule="auto"/>
              <w:rPr>
                <w:sz w:val="21"/>
                <w:szCs w:val="21"/>
              </w:rPr>
            </w:pPr>
            <w:r>
              <w:rPr>
                <w:rFonts w:hint="eastAsia"/>
                <w:sz w:val="21"/>
                <w:szCs w:val="21"/>
              </w:rPr>
              <w:t>电话</w:t>
            </w:r>
            <w:r>
              <w:rPr>
                <w:rFonts w:hint="eastAsia"/>
                <w:sz w:val="21"/>
                <w:szCs w:val="21"/>
              </w:rPr>
              <w:t xml:space="preserve"> nchar(20)</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5353" w:type="dxa"/>
            <w:vAlign w:val="center"/>
          </w:tcPr>
          <w:p w:rsidR="008415D1" w:rsidRDefault="00124AEC">
            <w:pPr>
              <w:spacing w:line="300" w:lineRule="auto"/>
              <w:rPr>
                <w:sz w:val="21"/>
                <w:szCs w:val="21"/>
              </w:rPr>
            </w:pPr>
            <w:r>
              <w:rPr>
                <w:rFonts w:hint="eastAsia"/>
                <w:sz w:val="21"/>
                <w:szCs w:val="21"/>
              </w:rPr>
              <w:t>输出所有教师（）：教师</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输出教师（教师</w:t>
            </w:r>
            <w:r>
              <w:rPr>
                <w:rFonts w:hint="eastAsia"/>
                <w:sz w:val="21"/>
                <w:szCs w:val="21"/>
              </w:rPr>
              <w:t>ID</w:t>
            </w:r>
            <w:r>
              <w:rPr>
                <w:rFonts w:hint="eastAsia"/>
                <w:sz w:val="21"/>
                <w:szCs w:val="21"/>
              </w:rPr>
              <w:t>）：教师</w:t>
            </w:r>
          </w:p>
          <w:p w:rsidR="008415D1" w:rsidRDefault="00124AEC">
            <w:pPr>
              <w:spacing w:line="300" w:lineRule="auto"/>
              <w:rPr>
                <w:sz w:val="21"/>
                <w:szCs w:val="21"/>
              </w:rPr>
            </w:pPr>
            <w:r>
              <w:rPr>
                <w:rFonts w:hint="eastAsia"/>
                <w:sz w:val="21"/>
                <w:szCs w:val="21"/>
              </w:rPr>
              <w:t>根据学生</w:t>
            </w:r>
            <w:r>
              <w:rPr>
                <w:rFonts w:hint="eastAsia"/>
                <w:sz w:val="21"/>
                <w:szCs w:val="21"/>
              </w:rPr>
              <w:t>ID</w:t>
            </w:r>
            <w:r>
              <w:rPr>
                <w:rFonts w:hint="eastAsia"/>
                <w:sz w:val="21"/>
                <w:szCs w:val="21"/>
              </w:rPr>
              <w:t>输出报名课程教师（学生</w:t>
            </w:r>
            <w:r>
              <w:rPr>
                <w:rFonts w:hint="eastAsia"/>
                <w:sz w:val="21"/>
                <w:szCs w:val="21"/>
              </w:rPr>
              <w:t>ID</w:t>
            </w:r>
            <w:r>
              <w:rPr>
                <w:rFonts w:hint="eastAsia"/>
                <w:sz w:val="21"/>
                <w:szCs w:val="21"/>
              </w:rPr>
              <w:t>）：教师</w:t>
            </w:r>
          </w:p>
          <w:p w:rsidR="008415D1" w:rsidRDefault="00124AEC">
            <w:pPr>
              <w:spacing w:line="300" w:lineRule="auto"/>
              <w:rPr>
                <w:sz w:val="21"/>
                <w:szCs w:val="21"/>
              </w:rPr>
            </w:pPr>
            <w:r>
              <w:rPr>
                <w:rFonts w:hint="eastAsia"/>
                <w:sz w:val="21"/>
                <w:szCs w:val="21"/>
              </w:rPr>
              <w:t>检查教师</w:t>
            </w:r>
            <w:r>
              <w:rPr>
                <w:rFonts w:hint="eastAsia"/>
                <w:sz w:val="21"/>
                <w:szCs w:val="21"/>
              </w:rPr>
              <w:t>ID</w:t>
            </w:r>
            <w:r>
              <w:rPr>
                <w:rFonts w:hint="eastAsia"/>
                <w:sz w:val="21"/>
                <w:szCs w:val="21"/>
              </w:rPr>
              <w:t>唯一性（教师</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注册新教师（教师）：标识变量</w:t>
            </w:r>
          </w:p>
          <w:p w:rsidR="008415D1" w:rsidRDefault="00124AEC">
            <w:pPr>
              <w:spacing w:line="300" w:lineRule="auto"/>
              <w:rPr>
                <w:sz w:val="21"/>
                <w:szCs w:val="21"/>
              </w:rPr>
            </w:pPr>
            <w:r>
              <w:rPr>
                <w:rFonts w:hint="eastAsia"/>
                <w:sz w:val="21"/>
                <w:szCs w:val="21"/>
              </w:rPr>
              <w:t>删除教师（教师</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更新教师信息（教师）：标识变量</w:t>
            </w:r>
          </w:p>
        </w:tc>
      </w:tr>
    </w:tbl>
    <w:p w:rsidR="008415D1" w:rsidRDefault="008415D1"/>
    <w:p w:rsidR="008415D1" w:rsidRDefault="008415D1"/>
    <w:p w:rsidR="008415D1" w:rsidRDefault="00124AEC">
      <w:pPr>
        <w:pStyle w:val="Heading3"/>
        <w:spacing w:before="120"/>
      </w:pPr>
      <w:bookmarkStart w:id="191" w:name="_Toc483344155"/>
      <w:r>
        <w:rPr>
          <w:rFonts w:hint="eastAsia"/>
        </w:rPr>
        <w:t>5.2.2</w:t>
      </w:r>
      <w:r>
        <w:rPr>
          <w:rFonts w:hint="eastAsia"/>
        </w:rPr>
        <w:t>课程类设计</w:t>
      </w:r>
      <w:bookmarkEnd w:id="191"/>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Pr>
          <w:rFonts w:hint="eastAsia"/>
          <w:sz w:val="21"/>
          <w:szCs w:val="21"/>
        </w:rPr>
        <w:t>学生类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124AEC">
            <w:pPr>
              <w:spacing w:line="300" w:lineRule="auto"/>
              <w:rPr>
                <w:sz w:val="21"/>
                <w:szCs w:val="21"/>
              </w:rPr>
            </w:pPr>
            <w:r>
              <w:rPr>
                <w:rFonts w:hint="eastAsia"/>
                <w:sz w:val="21"/>
                <w:szCs w:val="21"/>
              </w:rPr>
              <w:t>学生</w:t>
            </w:r>
          </w:p>
        </w:tc>
      </w:tr>
      <w:tr w:rsidR="008415D1">
        <w:trPr>
          <w:trHeight w:val="1701"/>
          <w:jc w:val="center"/>
        </w:trPr>
        <w:tc>
          <w:tcPr>
            <w:tcW w:w="5070" w:type="dxa"/>
            <w:vAlign w:val="center"/>
          </w:tcPr>
          <w:p w:rsidR="008415D1" w:rsidRDefault="00124AEC">
            <w:pPr>
              <w:spacing w:line="300" w:lineRule="auto"/>
              <w:rPr>
                <w:sz w:val="21"/>
                <w:szCs w:val="21"/>
              </w:rPr>
            </w:pPr>
            <w:r>
              <w:rPr>
                <w:rFonts w:hint="eastAsia"/>
                <w:sz w:val="21"/>
                <w:szCs w:val="21"/>
              </w:rPr>
              <w:t>ID nchar(20)</w:t>
            </w:r>
          </w:p>
          <w:p w:rsidR="008415D1" w:rsidRDefault="00124AEC">
            <w:pPr>
              <w:spacing w:line="300" w:lineRule="auto"/>
              <w:rPr>
                <w:sz w:val="21"/>
                <w:szCs w:val="21"/>
              </w:rPr>
            </w:pPr>
            <w:r>
              <w:rPr>
                <w:rFonts w:hint="eastAsia"/>
                <w:sz w:val="21"/>
                <w:szCs w:val="21"/>
              </w:rPr>
              <w:t>姓名</w:t>
            </w:r>
            <w:r>
              <w:rPr>
                <w:rFonts w:hint="eastAsia"/>
                <w:sz w:val="21"/>
                <w:szCs w:val="21"/>
              </w:rPr>
              <w:t xml:space="preserve"> nachr(20)</w:t>
            </w:r>
          </w:p>
          <w:p w:rsidR="008415D1" w:rsidRDefault="00124AEC">
            <w:pPr>
              <w:spacing w:line="300" w:lineRule="auto"/>
              <w:rPr>
                <w:sz w:val="21"/>
                <w:szCs w:val="21"/>
              </w:rPr>
            </w:pPr>
            <w:r>
              <w:rPr>
                <w:rFonts w:hint="eastAsia"/>
                <w:sz w:val="21"/>
                <w:szCs w:val="21"/>
              </w:rPr>
              <w:t>密码</w:t>
            </w:r>
            <w:r>
              <w:rPr>
                <w:rFonts w:hint="eastAsia"/>
                <w:sz w:val="21"/>
                <w:szCs w:val="21"/>
              </w:rPr>
              <w:t xml:space="preserve"> nchar(20)</w:t>
            </w:r>
          </w:p>
          <w:p w:rsidR="008415D1" w:rsidRDefault="00124AEC">
            <w:pPr>
              <w:spacing w:line="300" w:lineRule="auto"/>
              <w:rPr>
                <w:sz w:val="21"/>
                <w:szCs w:val="21"/>
              </w:rPr>
            </w:pPr>
            <w:r>
              <w:rPr>
                <w:sz w:val="21"/>
                <w:szCs w:val="21"/>
              </w:rPr>
              <w:t>电话</w:t>
            </w:r>
            <w:r>
              <w:rPr>
                <w:rFonts w:hint="eastAsia"/>
                <w:sz w:val="21"/>
                <w:szCs w:val="21"/>
              </w:rPr>
              <w:t xml:space="preserve"> nchar(20)</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5070" w:type="dxa"/>
            <w:vAlign w:val="center"/>
          </w:tcPr>
          <w:p w:rsidR="008415D1" w:rsidRDefault="00124AEC">
            <w:pPr>
              <w:spacing w:line="300" w:lineRule="auto"/>
              <w:rPr>
                <w:sz w:val="21"/>
                <w:szCs w:val="21"/>
              </w:rPr>
            </w:pPr>
            <w:r>
              <w:rPr>
                <w:sz w:val="21"/>
                <w:szCs w:val="21"/>
              </w:rPr>
              <w:lastRenderedPageBreak/>
              <w:t>输出所有学生</w:t>
            </w:r>
            <w:r>
              <w:rPr>
                <w:rFonts w:hint="eastAsia"/>
                <w:sz w:val="21"/>
                <w:szCs w:val="21"/>
              </w:rPr>
              <w:t>（）：学生</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输出报名课程学生（教师</w:t>
            </w:r>
            <w:r>
              <w:rPr>
                <w:rFonts w:hint="eastAsia"/>
                <w:sz w:val="21"/>
                <w:szCs w:val="21"/>
              </w:rPr>
              <w:t>ID</w:t>
            </w:r>
            <w:r>
              <w:rPr>
                <w:rFonts w:hint="eastAsia"/>
                <w:sz w:val="21"/>
                <w:szCs w:val="21"/>
              </w:rPr>
              <w:t>）：学生</w:t>
            </w:r>
          </w:p>
          <w:p w:rsidR="008415D1" w:rsidRDefault="00124AEC">
            <w:pPr>
              <w:spacing w:line="300" w:lineRule="auto"/>
              <w:rPr>
                <w:sz w:val="21"/>
                <w:szCs w:val="21"/>
              </w:rPr>
            </w:pPr>
            <w:r>
              <w:rPr>
                <w:rFonts w:hint="eastAsia"/>
                <w:sz w:val="21"/>
                <w:szCs w:val="21"/>
              </w:rPr>
              <w:t>检查学生</w:t>
            </w:r>
            <w:r>
              <w:rPr>
                <w:rFonts w:hint="eastAsia"/>
                <w:sz w:val="21"/>
                <w:szCs w:val="21"/>
              </w:rPr>
              <w:t>ID</w:t>
            </w:r>
            <w:r>
              <w:rPr>
                <w:rFonts w:hint="eastAsia"/>
                <w:sz w:val="21"/>
                <w:szCs w:val="21"/>
              </w:rPr>
              <w:t>重复性（学生</w:t>
            </w:r>
            <w:r>
              <w:rPr>
                <w:rFonts w:hint="eastAsia"/>
                <w:sz w:val="21"/>
                <w:szCs w:val="21"/>
              </w:rPr>
              <w:t>ID</w:t>
            </w:r>
            <w:r>
              <w:rPr>
                <w:rFonts w:hint="eastAsia"/>
                <w:sz w:val="21"/>
                <w:szCs w:val="21"/>
              </w:rPr>
              <w:t>）：标识变量</w:t>
            </w:r>
          </w:p>
          <w:p w:rsidR="008415D1" w:rsidRDefault="00124AEC">
            <w:pPr>
              <w:spacing w:line="300" w:lineRule="auto"/>
              <w:rPr>
                <w:sz w:val="21"/>
                <w:szCs w:val="21"/>
              </w:rPr>
            </w:pPr>
            <w:r>
              <w:rPr>
                <w:rFonts w:hint="eastAsia"/>
                <w:sz w:val="21"/>
                <w:szCs w:val="21"/>
              </w:rPr>
              <w:t>注册学生（学生）：标识变量</w:t>
            </w:r>
          </w:p>
          <w:p w:rsidR="008415D1" w:rsidRDefault="00124AEC">
            <w:pPr>
              <w:spacing w:line="300" w:lineRule="auto"/>
              <w:rPr>
                <w:sz w:val="21"/>
                <w:szCs w:val="21"/>
              </w:rPr>
            </w:pPr>
            <w:r>
              <w:rPr>
                <w:rFonts w:hint="eastAsia"/>
                <w:sz w:val="21"/>
                <w:szCs w:val="21"/>
              </w:rPr>
              <w:t>删除学生（学生）：标识变量</w:t>
            </w:r>
          </w:p>
          <w:p w:rsidR="008415D1" w:rsidRDefault="00124AEC">
            <w:pPr>
              <w:spacing w:line="300" w:lineRule="auto"/>
              <w:rPr>
                <w:sz w:val="21"/>
                <w:szCs w:val="21"/>
              </w:rPr>
            </w:pPr>
            <w:r>
              <w:rPr>
                <w:rFonts w:hint="eastAsia"/>
                <w:sz w:val="21"/>
                <w:szCs w:val="21"/>
              </w:rPr>
              <w:t>更新学生信息（学生）：标识变量</w:t>
            </w:r>
          </w:p>
          <w:p w:rsidR="008415D1" w:rsidRDefault="00124AEC">
            <w:pPr>
              <w:spacing w:line="300" w:lineRule="auto"/>
              <w:rPr>
                <w:sz w:val="21"/>
                <w:szCs w:val="21"/>
              </w:rPr>
            </w:pPr>
            <w:r>
              <w:rPr>
                <w:rFonts w:hint="eastAsia"/>
                <w:sz w:val="21"/>
                <w:szCs w:val="21"/>
              </w:rPr>
              <w:t>根据学生</w:t>
            </w:r>
            <w:r>
              <w:rPr>
                <w:rFonts w:hint="eastAsia"/>
                <w:sz w:val="21"/>
                <w:szCs w:val="21"/>
              </w:rPr>
              <w:t>ID</w:t>
            </w:r>
            <w:r>
              <w:rPr>
                <w:rFonts w:hint="eastAsia"/>
                <w:sz w:val="21"/>
                <w:szCs w:val="21"/>
              </w:rPr>
              <w:t>输出学生信息（学生</w:t>
            </w:r>
            <w:r>
              <w:rPr>
                <w:rFonts w:hint="eastAsia"/>
                <w:sz w:val="21"/>
                <w:szCs w:val="21"/>
              </w:rPr>
              <w:t>ID</w:t>
            </w:r>
            <w:r>
              <w:rPr>
                <w:rFonts w:hint="eastAsia"/>
                <w:sz w:val="21"/>
                <w:szCs w:val="21"/>
              </w:rPr>
              <w:t>）：学生</w:t>
            </w:r>
          </w:p>
        </w:tc>
      </w:tr>
    </w:tbl>
    <w:p w:rsidR="008415D1" w:rsidRDefault="008415D1"/>
    <w:p w:rsidR="008415D1" w:rsidRDefault="00124AEC">
      <w:pPr>
        <w:pStyle w:val="Heading3"/>
        <w:spacing w:before="120"/>
      </w:pPr>
      <w:bookmarkStart w:id="192" w:name="_Toc483344156"/>
      <w:r>
        <w:rPr>
          <w:rFonts w:hint="eastAsia"/>
        </w:rPr>
        <w:t>5.2.3</w:t>
      </w:r>
      <w:r>
        <w:rPr>
          <w:rFonts w:hint="eastAsia"/>
        </w:rPr>
        <w:t>课表类设计</w:t>
      </w:r>
      <w:bookmarkEnd w:id="192"/>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5.3 </w:t>
      </w:r>
      <w:r>
        <w:rPr>
          <w:rFonts w:hint="eastAsia"/>
          <w:sz w:val="21"/>
          <w:szCs w:val="21"/>
        </w:rPr>
        <w:t>管理员类</w:t>
      </w:r>
    </w:p>
    <w:tbl>
      <w:tblPr>
        <w:tblStyle w:val="TableGrid"/>
        <w:tblW w:w="2093" w:type="dxa"/>
        <w:jc w:val="center"/>
        <w:tblLayout w:type="fixed"/>
        <w:tblLook w:val="04A0" w:firstRow="1" w:lastRow="0" w:firstColumn="1" w:lastColumn="0" w:noHBand="0" w:noVBand="1"/>
      </w:tblPr>
      <w:tblGrid>
        <w:gridCol w:w="2093"/>
      </w:tblGrid>
      <w:tr w:rsidR="008415D1">
        <w:trPr>
          <w:trHeight w:val="397"/>
          <w:jc w:val="center"/>
        </w:trPr>
        <w:tc>
          <w:tcPr>
            <w:tcW w:w="2093" w:type="dxa"/>
            <w:vAlign w:val="center"/>
          </w:tcPr>
          <w:p w:rsidR="008415D1" w:rsidRDefault="00124AEC">
            <w:pPr>
              <w:spacing w:line="300" w:lineRule="auto"/>
              <w:rPr>
                <w:sz w:val="21"/>
                <w:szCs w:val="21"/>
              </w:rPr>
            </w:pPr>
            <w:r>
              <w:rPr>
                <w:rFonts w:hint="eastAsia"/>
                <w:sz w:val="21"/>
                <w:szCs w:val="21"/>
              </w:rPr>
              <w:t>管理员</w:t>
            </w:r>
          </w:p>
        </w:tc>
      </w:tr>
      <w:tr w:rsidR="008415D1">
        <w:trPr>
          <w:trHeight w:val="1361"/>
          <w:jc w:val="center"/>
        </w:trPr>
        <w:tc>
          <w:tcPr>
            <w:tcW w:w="2093"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姓名</w:t>
            </w:r>
            <w:r>
              <w:rPr>
                <w:rFonts w:hint="eastAsia"/>
                <w:sz w:val="21"/>
                <w:szCs w:val="21"/>
              </w:rPr>
              <w:t xml:space="preserve"> 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密码</w:t>
            </w:r>
            <w:r>
              <w:rPr>
                <w:rFonts w:hint="eastAsia"/>
                <w:sz w:val="21"/>
                <w:szCs w:val="21"/>
              </w:rPr>
              <w:t xml:space="preserve"> 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340"/>
          <w:jc w:val="center"/>
        </w:trPr>
        <w:tc>
          <w:tcPr>
            <w:tcW w:w="2093" w:type="dxa"/>
            <w:vAlign w:val="center"/>
          </w:tcPr>
          <w:p w:rsidR="008415D1" w:rsidRDefault="008415D1">
            <w:pPr>
              <w:spacing w:line="300" w:lineRule="auto"/>
              <w:rPr>
                <w:sz w:val="21"/>
                <w:szCs w:val="21"/>
              </w:rPr>
            </w:pPr>
          </w:p>
        </w:tc>
      </w:tr>
    </w:tbl>
    <w:p w:rsidR="008415D1" w:rsidRDefault="008415D1"/>
    <w:p w:rsidR="008415D1" w:rsidRDefault="00124AEC">
      <w:pPr>
        <w:pStyle w:val="Heading3"/>
        <w:spacing w:before="120"/>
      </w:pPr>
      <w:bookmarkStart w:id="193" w:name="_Toc483344157"/>
      <w:r>
        <w:rPr>
          <w:rFonts w:hint="eastAsia"/>
        </w:rPr>
        <w:t>5.2.4</w:t>
      </w:r>
      <w:r>
        <w:rPr>
          <w:rFonts w:hint="eastAsia"/>
        </w:rPr>
        <w:t>教室类设计</w:t>
      </w:r>
      <w:bookmarkEnd w:id="193"/>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Pr>
          <w:rFonts w:hint="eastAsia"/>
          <w:sz w:val="21"/>
          <w:szCs w:val="21"/>
        </w:rPr>
        <w:t>作业</w:t>
      </w:r>
      <w:r>
        <w:rPr>
          <w:rFonts w:hint="eastAsia"/>
          <w:sz w:val="21"/>
          <w:szCs w:val="21"/>
        </w:rPr>
        <w:t>/</w:t>
      </w:r>
      <w:r>
        <w:rPr>
          <w:rFonts w:hint="eastAsia"/>
          <w:sz w:val="21"/>
          <w:szCs w:val="21"/>
        </w:rPr>
        <w:t>课件类</w:t>
      </w:r>
    </w:p>
    <w:tbl>
      <w:tblPr>
        <w:tblStyle w:val="TableGrid"/>
        <w:tblW w:w="3369" w:type="dxa"/>
        <w:jc w:val="center"/>
        <w:tblLayout w:type="fixed"/>
        <w:tblLook w:val="04A0" w:firstRow="1" w:lastRow="0" w:firstColumn="1" w:lastColumn="0" w:noHBand="0" w:noVBand="1"/>
      </w:tblPr>
      <w:tblGrid>
        <w:gridCol w:w="3369"/>
      </w:tblGrid>
      <w:tr w:rsidR="008415D1">
        <w:trPr>
          <w:trHeight w:val="397"/>
          <w:jc w:val="center"/>
        </w:trPr>
        <w:tc>
          <w:tcPr>
            <w:tcW w:w="3369" w:type="dxa"/>
            <w:vAlign w:val="center"/>
          </w:tcPr>
          <w:p w:rsidR="008415D1" w:rsidRDefault="00124AEC">
            <w:pPr>
              <w:spacing w:line="300" w:lineRule="auto"/>
              <w:rPr>
                <w:sz w:val="21"/>
                <w:szCs w:val="21"/>
              </w:rPr>
            </w:pPr>
            <w:r>
              <w:rPr>
                <w:rFonts w:hint="eastAsia"/>
                <w:sz w:val="21"/>
                <w:szCs w:val="21"/>
              </w:rPr>
              <w:t>作业</w:t>
            </w:r>
            <w:r>
              <w:rPr>
                <w:rFonts w:hint="eastAsia"/>
                <w:sz w:val="21"/>
                <w:szCs w:val="21"/>
              </w:rPr>
              <w:t>/</w:t>
            </w:r>
            <w:r>
              <w:rPr>
                <w:rFonts w:hint="eastAsia"/>
                <w:sz w:val="21"/>
                <w:szCs w:val="21"/>
              </w:rPr>
              <w:t>课件</w:t>
            </w:r>
          </w:p>
        </w:tc>
      </w:tr>
      <w:tr w:rsidR="008415D1">
        <w:trPr>
          <w:trHeight w:val="2381"/>
          <w:jc w:val="center"/>
        </w:trPr>
        <w:tc>
          <w:tcPr>
            <w:tcW w:w="3369"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用户</w:t>
            </w:r>
            <w:r>
              <w:rPr>
                <w:rFonts w:hint="eastAsia"/>
                <w:sz w:val="21"/>
                <w:szCs w:val="21"/>
              </w:rPr>
              <w:t>ID int</w:t>
            </w:r>
          </w:p>
          <w:p w:rsidR="008415D1" w:rsidRDefault="00124AEC">
            <w:pPr>
              <w:spacing w:line="300" w:lineRule="auto"/>
              <w:rPr>
                <w:sz w:val="21"/>
                <w:szCs w:val="21"/>
              </w:rPr>
            </w:pPr>
            <w:r>
              <w:rPr>
                <w:rFonts w:hint="eastAsia"/>
                <w:sz w:val="21"/>
                <w:szCs w:val="21"/>
              </w:rPr>
              <w:t>路径</w:t>
            </w:r>
            <w:r>
              <w:rPr>
                <w:rFonts w:hint="eastAsia"/>
                <w:sz w:val="21"/>
                <w:szCs w:val="21"/>
              </w:rPr>
              <w:t xml:space="preserve"> char</w:t>
            </w:r>
            <w:r>
              <w:rPr>
                <w:rFonts w:hint="eastAsia"/>
                <w:sz w:val="21"/>
                <w:szCs w:val="21"/>
              </w:rPr>
              <w:t>（</w:t>
            </w:r>
            <w:r>
              <w:rPr>
                <w:rFonts w:hint="eastAsia"/>
                <w:sz w:val="21"/>
                <w:szCs w:val="21"/>
              </w:rPr>
              <w:t>250</w:t>
            </w:r>
            <w:r>
              <w:rPr>
                <w:rFonts w:hint="eastAsia"/>
                <w:sz w:val="21"/>
                <w:szCs w:val="21"/>
              </w:rPr>
              <w:t>）</w:t>
            </w:r>
          </w:p>
          <w:p w:rsidR="008415D1" w:rsidRDefault="00124AEC">
            <w:pPr>
              <w:spacing w:line="300" w:lineRule="auto"/>
              <w:rPr>
                <w:sz w:val="21"/>
                <w:szCs w:val="21"/>
              </w:rPr>
            </w:pPr>
            <w:r>
              <w:rPr>
                <w:rFonts w:hint="eastAsia"/>
                <w:sz w:val="21"/>
                <w:szCs w:val="21"/>
              </w:rPr>
              <w:t>上传时间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课程</w:t>
            </w:r>
            <w:r>
              <w:rPr>
                <w:rFonts w:hint="eastAsia"/>
                <w:sz w:val="21"/>
                <w:szCs w:val="21"/>
              </w:rPr>
              <w:t>ID int</w:t>
            </w:r>
          </w:p>
          <w:p w:rsidR="008415D1" w:rsidRDefault="00124AEC">
            <w:pPr>
              <w:spacing w:line="300" w:lineRule="auto"/>
              <w:rPr>
                <w:sz w:val="21"/>
                <w:szCs w:val="21"/>
              </w:rPr>
            </w:pPr>
            <w:r>
              <w:rPr>
                <w:rFonts w:hint="eastAsia"/>
                <w:sz w:val="21"/>
                <w:szCs w:val="21"/>
              </w:rPr>
              <w:t>文件名称</w:t>
            </w:r>
            <w:r>
              <w:rPr>
                <w:rFonts w:hint="eastAsia"/>
                <w:sz w:val="21"/>
                <w:szCs w:val="21"/>
              </w:rPr>
              <w:t xml:space="preserve"> char</w:t>
            </w:r>
            <w:r>
              <w:rPr>
                <w:rFonts w:hint="eastAsia"/>
                <w:sz w:val="21"/>
                <w:szCs w:val="21"/>
              </w:rPr>
              <w:t>（</w:t>
            </w:r>
            <w:r>
              <w:rPr>
                <w:rFonts w:hint="eastAsia"/>
                <w:sz w:val="21"/>
                <w:szCs w:val="21"/>
              </w:rPr>
              <w:t>100</w:t>
            </w:r>
            <w:r>
              <w:rPr>
                <w:rFonts w:hint="eastAsia"/>
                <w:sz w:val="21"/>
                <w:szCs w:val="21"/>
              </w:rPr>
              <w:t>）</w:t>
            </w:r>
          </w:p>
          <w:p w:rsidR="008415D1" w:rsidRDefault="00124AEC">
            <w:pPr>
              <w:spacing w:line="300" w:lineRule="auto"/>
              <w:rPr>
                <w:sz w:val="21"/>
                <w:szCs w:val="21"/>
              </w:rPr>
            </w:pPr>
            <w:r>
              <w:rPr>
                <w:rFonts w:hint="eastAsia"/>
                <w:sz w:val="21"/>
                <w:szCs w:val="21"/>
              </w:rPr>
              <w:lastRenderedPageBreak/>
              <w:t>可用信息</w:t>
            </w:r>
            <w:r>
              <w:rPr>
                <w:rFonts w:hint="eastAsia"/>
                <w:sz w:val="21"/>
                <w:szCs w:val="21"/>
              </w:rPr>
              <w:t xml:space="preserve"> int</w:t>
            </w:r>
          </w:p>
        </w:tc>
      </w:tr>
      <w:tr w:rsidR="008415D1">
        <w:trPr>
          <w:trHeight w:val="794"/>
          <w:jc w:val="center"/>
        </w:trPr>
        <w:tc>
          <w:tcPr>
            <w:tcW w:w="3369" w:type="dxa"/>
            <w:vAlign w:val="center"/>
          </w:tcPr>
          <w:p w:rsidR="008415D1" w:rsidRDefault="00124AEC">
            <w:pPr>
              <w:spacing w:line="300" w:lineRule="auto"/>
              <w:rPr>
                <w:sz w:val="21"/>
                <w:szCs w:val="21"/>
              </w:rPr>
            </w:pPr>
            <w:r>
              <w:rPr>
                <w:rFonts w:hint="eastAsia"/>
                <w:sz w:val="21"/>
                <w:szCs w:val="21"/>
              </w:rPr>
              <w:lastRenderedPageBreak/>
              <w:t>上传（作业</w:t>
            </w:r>
            <w:r>
              <w:rPr>
                <w:rFonts w:hint="eastAsia"/>
                <w:sz w:val="21"/>
                <w:szCs w:val="21"/>
              </w:rPr>
              <w:t>/</w:t>
            </w:r>
            <w:r>
              <w:rPr>
                <w:rFonts w:hint="eastAsia"/>
                <w:sz w:val="21"/>
                <w:szCs w:val="21"/>
              </w:rPr>
              <w:t>课件）：标识信息</w:t>
            </w:r>
          </w:p>
          <w:p w:rsidR="008415D1" w:rsidRDefault="00124AEC">
            <w:pPr>
              <w:spacing w:line="300" w:lineRule="auto"/>
              <w:rPr>
                <w:sz w:val="21"/>
                <w:szCs w:val="21"/>
              </w:rPr>
            </w:pPr>
            <w:r>
              <w:rPr>
                <w:rFonts w:hint="eastAsia"/>
                <w:sz w:val="21"/>
                <w:szCs w:val="21"/>
              </w:rPr>
              <w:t>下载（作业</w:t>
            </w:r>
            <w:r>
              <w:rPr>
                <w:rFonts w:hint="eastAsia"/>
                <w:sz w:val="21"/>
                <w:szCs w:val="21"/>
              </w:rPr>
              <w:t>/</w:t>
            </w:r>
            <w:r>
              <w:rPr>
                <w:rFonts w:hint="eastAsia"/>
                <w:sz w:val="21"/>
                <w:szCs w:val="21"/>
              </w:rPr>
              <w:t>课件</w:t>
            </w:r>
            <w:r>
              <w:rPr>
                <w:rFonts w:hint="eastAsia"/>
                <w:sz w:val="21"/>
                <w:szCs w:val="21"/>
              </w:rPr>
              <w:t>ID</w:t>
            </w:r>
            <w:r>
              <w:rPr>
                <w:rFonts w:hint="eastAsia"/>
                <w:sz w:val="21"/>
                <w:szCs w:val="21"/>
              </w:rPr>
              <w:t>）：作业</w:t>
            </w:r>
            <w:r>
              <w:rPr>
                <w:rFonts w:hint="eastAsia"/>
                <w:sz w:val="21"/>
                <w:szCs w:val="21"/>
              </w:rPr>
              <w:t>/</w:t>
            </w:r>
            <w:r>
              <w:rPr>
                <w:rFonts w:hint="eastAsia"/>
                <w:sz w:val="21"/>
                <w:szCs w:val="21"/>
              </w:rPr>
              <w:t>课件</w:t>
            </w:r>
          </w:p>
        </w:tc>
      </w:tr>
    </w:tbl>
    <w:p w:rsidR="008415D1" w:rsidRDefault="008415D1"/>
    <w:p w:rsidR="008415D1" w:rsidRDefault="00124AEC">
      <w:pPr>
        <w:pStyle w:val="Heading3"/>
        <w:spacing w:before="120"/>
      </w:pPr>
      <w:bookmarkStart w:id="194" w:name="_Toc483344158"/>
      <w:r>
        <w:rPr>
          <w:rFonts w:hint="eastAsia"/>
        </w:rPr>
        <w:t>5.2.5</w:t>
      </w:r>
      <w:r>
        <w:rPr>
          <w:rFonts w:hint="eastAsia"/>
        </w:rPr>
        <w:t>考试类设计</w:t>
      </w:r>
      <w:bookmarkEnd w:id="194"/>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课程类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124AEC">
            <w:pPr>
              <w:spacing w:line="300" w:lineRule="auto"/>
              <w:rPr>
                <w:sz w:val="21"/>
                <w:szCs w:val="21"/>
              </w:rPr>
            </w:pPr>
            <w:r>
              <w:rPr>
                <w:rFonts w:hint="eastAsia"/>
                <w:sz w:val="21"/>
                <w:szCs w:val="21"/>
              </w:rPr>
              <w:t>课程</w:t>
            </w:r>
          </w:p>
        </w:tc>
      </w:tr>
      <w:tr w:rsidR="008415D1">
        <w:trPr>
          <w:trHeight w:val="1701"/>
          <w:jc w:val="center"/>
        </w:trPr>
        <w:tc>
          <w:tcPr>
            <w:tcW w:w="5920"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名称</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教师</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课程简介</w:t>
            </w:r>
            <w:r>
              <w:rPr>
                <w:rFonts w:hint="eastAsia"/>
                <w:sz w:val="21"/>
                <w:szCs w:val="21"/>
              </w:rPr>
              <w:t xml:space="preserve"> nchar</w:t>
            </w:r>
            <w:r>
              <w:rPr>
                <w:rFonts w:hint="eastAsia"/>
                <w:sz w:val="21"/>
                <w:szCs w:val="21"/>
              </w:rPr>
              <w:t>（</w:t>
            </w:r>
            <w:r>
              <w:rPr>
                <w:rFonts w:hint="eastAsia"/>
                <w:sz w:val="21"/>
                <w:szCs w:val="21"/>
              </w:rPr>
              <w:t>500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3742"/>
          <w:jc w:val="center"/>
        </w:trPr>
        <w:tc>
          <w:tcPr>
            <w:tcW w:w="5920" w:type="dxa"/>
            <w:vAlign w:val="center"/>
          </w:tcPr>
          <w:p w:rsidR="008415D1" w:rsidRDefault="00124AEC">
            <w:pPr>
              <w:spacing w:line="300" w:lineRule="auto"/>
              <w:rPr>
                <w:sz w:val="21"/>
                <w:szCs w:val="21"/>
              </w:rPr>
            </w:pPr>
            <w:r>
              <w:rPr>
                <w:rFonts w:hint="eastAsia"/>
                <w:sz w:val="21"/>
                <w:szCs w:val="21"/>
              </w:rPr>
              <w:t>输出所有课程（）：课程</w:t>
            </w:r>
          </w:p>
          <w:p w:rsidR="008415D1" w:rsidRDefault="00124AEC">
            <w:pPr>
              <w:spacing w:line="300" w:lineRule="auto"/>
              <w:rPr>
                <w:sz w:val="21"/>
                <w:szCs w:val="21"/>
              </w:rPr>
            </w:pPr>
            <w:r>
              <w:rPr>
                <w:rFonts w:hint="eastAsia"/>
                <w:sz w:val="21"/>
                <w:szCs w:val="21"/>
              </w:rPr>
              <w:t>输出学生</w:t>
            </w:r>
            <w:r>
              <w:rPr>
                <w:rFonts w:hint="eastAsia"/>
                <w:sz w:val="21"/>
                <w:szCs w:val="21"/>
              </w:rPr>
              <w:t>ID</w:t>
            </w:r>
            <w:r>
              <w:rPr>
                <w:rFonts w:hint="eastAsia"/>
                <w:sz w:val="21"/>
                <w:szCs w:val="21"/>
              </w:rPr>
              <w:t>报名课程（学生</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根据教师</w:t>
            </w:r>
            <w:r>
              <w:rPr>
                <w:rFonts w:hint="eastAsia"/>
                <w:sz w:val="21"/>
                <w:szCs w:val="21"/>
              </w:rPr>
              <w:t>ID</w:t>
            </w:r>
            <w:r>
              <w:rPr>
                <w:rFonts w:hint="eastAsia"/>
                <w:sz w:val="21"/>
                <w:szCs w:val="21"/>
              </w:rPr>
              <w:t>输出教师课程（教师</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输出非本人课程（教师</w:t>
            </w:r>
            <w:r>
              <w:rPr>
                <w:rFonts w:hint="eastAsia"/>
                <w:sz w:val="21"/>
                <w:szCs w:val="21"/>
              </w:rPr>
              <w:t>ID</w:t>
            </w:r>
            <w:r>
              <w:rPr>
                <w:rFonts w:hint="eastAsia"/>
                <w:sz w:val="21"/>
                <w:szCs w:val="21"/>
              </w:rPr>
              <w:t>）：课程</w:t>
            </w:r>
          </w:p>
          <w:p w:rsidR="008415D1" w:rsidRDefault="00124AEC">
            <w:pPr>
              <w:spacing w:line="300" w:lineRule="auto"/>
              <w:rPr>
                <w:sz w:val="21"/>
                <w:szCs w:val="21"/>
              </w:rPr>
            </w:pPr>
            <w:r>
              <w:rPr>
                <w:rFonts w:hint="eastAsia"/>
                <w:sz w:val="21"/>
                <w:szCs w:val="21"/>
              </w:rPr>
              <w:t>输出根据关键词搜索条件后课程（搜索条件、关键词）：课程</w:t>
            </w:r>
          </w:p>
          <w:p w:rsidR="008415D1" w:rsidRDefault="00124AEC">
            <w:pPr>
              <w:spacing w:line="300" w:lineRule="auto"/>
              <w:rPr>
                <w:sz w:val="21"/>
                <w:szCs w:val="21"/>
              </w:rPr>
            </w:pPr>
            <w:r>
              <w:rPr>
                <w:rFonts w:hint="eastAsia"/>
                <w:sz w:val="21"/>
                <w:szCs w:val="21"/>
              </w:rPr>
              <w:t>输出某一课程详细信息（课程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检查课程唯一性（课程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报名该课程（学生，课程）：标识信息</w:t>
            </w:r>
          </w:p>
          <w:p w:rsidR="008415D1" w:rsidRDefault="00124AEC">
            <w:pPr>
              <w:spacing w:line="300" w:lineRule="auto"/>
              <w:rPr>
                <w:sz w:val="21"/>
                <w:szCs w:val="21"/>
              </w:rPr>
            </w:pPr>
            <w:r>
              <w:rPr>
                <w:rFonts w:hint="eastAsia"/>
                <w:sz w:val="21"/>
                <w:szCs w:val="21"/>
              </w:rPr>
              <w:t>检查是否已报名该课程（学生、课程）：标识信息</w:t>
            </w:r>
          </w:p>
          <w:p w:rsidR="008415D1" w:rsidRDefault="00124AEC">
            <w:pPr>
              <w:spacing w:line="300" w:lineRule="auto"/>
              <w:rPr>
                <w:sz w:val="21"/>
                <w:szCs w:val="21"/>
              </w:rPr>
            </w:pPr>
            <w:r>
              <w:rPr>
                <w:rFonts w:hint="eastAsia"/>
                <w:sz w:val="21"/>
                <w:szCs w:val="21"/>
              </w:rPr>
              <w:t>新增课程（课程）：标识信息</w:t>
            </w:r>
          </w:p>
          <w:p w:rsidR="008415D1" w:rsidRDefault="00124AEC">
            <w:pPr>
              <w:spacing w:line="300" w:lineRule="auto"/>
              <w:rPr>
                <w:sz w:val="21"/>
                <w:szCs w:val="21"/>
              </w:rPr>
            </w:pPr>
            <w:r>
              <w:rPr>
                <w:rFonts w:hint="eastAsia"/>
                <w:sz w:val="21"/>
                <w:szCs w:val="21"/>
              </w:rPr>
              <w:t>删除课程（课程</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lastRenderedPageBreak/>
              <w:t>新增课程（课程）：标识信息</w:t>
            </w:r>
          </w:p>
        </w:tc>
      </w:tr>
    </w:tbl>
    <w:p w:rsidR="008415D1" w:rsidRDefault="008415D1"/>
    <w:p w:rsidR="008415D1" w:rsidRDefault="00124AEC">
      <w:pPr>
        <w:pStyle w:val="Heading3"/>
        <w:spacing w:before="120"/>
      </w:pPr>
      <w:bookmarkStart w:id="195" w:name="_Toc483344159"/>
      <w:r>
        <w:rPr>
          <w:rFonts w:hint="eastAsia"/>
        </w:rPr>
        <w:t>5.2.6</w:t>
      </w:r>
      <w:r>
        <w:rPr>
          <w:rFonts w:hint="eastAsia"/>
        </w:rPr>
        <w:t>学科类设计</w:t>
      </w:r>
      <w:bookmarkEnd w:id="195"/>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Pr>
          <w:rFonts w:hint="eastAsia"/>
          <w:sz w:val="21"/>
          <w:szCs w:val="21"/>
        </w:rPr>
        <w:t>话题类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24AEC">
            <w:pPr>
              <w:spacing w:line="300" w:lineRule="auto"/>
              <w:rPr>
                <w:sz w:val="21"/>
                <w:szCs w:val="21"/>
              </w:rPr>
            </w:pPr>
            <w:r>
              <w:rPr>
                <w:sz w:val="21"/>
                <w:szCs w:val="21"/>
              </w:rPr>
              <w:t>话题</w:t>
            </w:r>
          </w:p>
        </w:tc>
      </w:tr>
      <w:tr w:rsidR="008415D1">
        <w:trPr>
          <w:trHeight w:val="2381"/>
          <w:jc w:val="center"/>
        </w:trPr>
        <w:tc>
          <w:tcPr>
            <w:tcW w:w="4077"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话题</w:t>
            </w:r>
            <w:r>
              <w:rPr>
                <w:rFonts w:hint="eastAsia"/>
                <w:sz w:val="21"/>
                <w:szCs w:val="21"/>
              </w:rPr>
              <w:t xml:space="preserve"> nchar</w:t>
            </w:r>
            <w:r>
              <w:rPr>
                <w:rFonts w:hint="eastAsia"/>
                <w:sz w:val="21"/>
                <w:szCs w:val="21"/>
              </w:rPr>
              <w:t>（</w:t>
            </w:r>
            <w:r>
              <w:rPr>
                <w:rFonts w:hint="eastAsia"/>
                <w:sz w:val="21"/>
                <w:szCs w:val="21"/>
              </w:rPr>
              <w:t>50</w:t>
            </w:r>
            <w:r>
              <w:rPr>
                <w:rFonts w:hint="eastAsia"/>
                <w:sz w:val="21"/>
                <w:szCs w:val="21"/>
              </w:rPr>
              <w:t>）</w:t>
            </w:r>
          </w:p>
          <w:p w:rsidR="008415D1" w:rsidRDefault="00124AEC">
            <w:pPr>
              <w:spacing w:line="300" w:lineRule="auto"/>
              <w:rPr>
                <w:sz w:val="21"/>
                <w:szCs w:val="21"/>
              </w:rPr>
            </w:pPr>
            <w:r>
              <w:rPr>
                <w:rFonts w:hint="eastAsia"/>
                <w:sz w:val="21"/>
                <w:szCs w:val="21"/>
              </w:rPr>
              <w:t>内容</w:t>
            </w:r>
            <w:r>
              <w:rPr>
                <w:rFonts w:hint="eastAsia"/>
                <w:sz w:val="21"/>
                <w:szCs w:val="21"/>
              </w:rPr>
              <w:t xml:space="preserve"> nchar</w:t>
            </w:r>
            <w:r>
              <w:rPr>
                <w:rFonts w:hint="eastAsia"/>
                <w:sz w:val="21"/>
                <w:szCs w:val="21"/>
              </w:rPr>
              <w:t>（</w:t>
            </w:r>
            <w:r>
              <w:rPr>
                <w:rFonts w:hint="eastAsia"/>
                <w:sz w:val="21"/>
                <w:szCs w:val="21"/>
              </w:rPr>
              <w:t>200</w:t>
            </w:r>
            <w:r>
              <w:rPr>
                <w:rFonts w:hint="eastAsia"/>
                <w:sz w:val="21"/>
                <w:szCs w:val="21"/>
              </w:rPr>
              <w:t>）</w:t>
            </w:r>
          </w:p>
          <w:p w:rsidR="008415D1" w:rsidRDefault="00124AEC">
            <w:pPr>
              <w:spacing w:line="300" w:lineRule="auto"/>
              <w:rPr>
                <w:sz w:val="21"/>
                <w:szCs w:val="21"/>
              </w:rPr>
            </w:pPr>
            <w:r>
              <w:rPr>
                <w:rFonts w:hint="eastAsia"/>
                <w:sz w:val="21"/>
                <w:szCs w:val="21"/>
              </w:rPr>
              <w:t>作者</w:t>
            </w:r>
            <w:r>
              <w:rPr>
                <w:rFonts w:hint="eastAsia"/>
                <w:sz w:val="21"/>
                <w:szCs w:val="21"/>
              </w:rPr>
              <w:t xml:space="preserve"> nchar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发表时间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回复话题评论数</w:t>
            </w:r>
            <w:r>
              <w:rPr>
                <w:rFonts w:hint="eastAsia"/>
                <w:sz w:val="21"/>
                <w:szCs w:val="21"/>
              </w:rPr>
              <w:t xml:space="preserve"> int</w:t>
            </w:r>
          </w:p>
          <w:p w:rsidR="008415D1" w:rsidRDefault="00124AEC">
            <w:pPr>
              <w:spacing w:line="300" w:lineRule="auto"/>
              <w:rPr>
                <w:sz w:val="21"/>
                <w:szCs w:val="21"/>
              </w:rPr>
            </w:pPr>
            <w:r>
              <w:rPr>
                <w:sz w:val="21"/>
                <w:szCs w:val="21"/>
              </w:rPr>
              <w:t>可用信息</w:t>
            </w:r>
            <w:r>
              <w:rPr>
                <w:rFonts w:hint="eastAsia"/>
                <w:sz w:val="21"/>
                <w:szCs w:val="21"/>
              </w:rPr>
              <w:t xml:space="preserve"> int</w:t>
            </w:r>
          </w:p>
        </w:tc>
      </w:tr>
      <w:tr w:rsidR="008415D1">
        <w:trPr>
          <w:trHeight w:val="1701"/>
          <w:jc w:val="center"/>
        </w:trPr>
        <w:tc>
          <w:tcPr>
            <w:tcW w:w="4077" w:type="dxa"/>
            <w:vAlign w:val="center"/>
          </w:tcPr>
          <w:p w:rsidR="008415D1" w:rsidRDefault="00124AEC">
            <w:pPr>
              <w:spacing w:line="300" w:lineRule="auto"/>
              <w:rPr>
                <w:sz w:val="21"/>
                <w:szCs w:val="21"/>
              </w:rPr>
            </w:pPr>
            <w:r>
              <w:rPr>
                <w:sz w:val="21"/>
                <w:szCs w:val="21"/>
              </w:rPr>
              <w:t>输出所有话题</w:t>
            </w:r>
            <w:r>
              <w:rPr>
                <w:rFonts w:hint="eastAsia"/>
                <w:sz w:val="21"/>
                <w:szCs w:val="21"/>
              </w:rPr>
              <w:t>（）：话题</w:t>
            </w:r>
          </w:p>
          <w:p w:rsidR="008415D1" w:rsidRDefault="00124AEC">
            <w:pPr>
              <w:spacing w:line="300" w:lineRule="auto"/>
              <w:rPr>
                <w:sz w:val="21"/>
                <w:szCs w:val="21"/>
              </w:rPr>
            </w:pPr>
            <w:r>
              <w:rPr>
                <w:rFonts w:hint="eastAsia"/>
                <w:sz w:val="21"/>
                <w:szCs w:val="21"/>
              </w:rPr>
              <w:t>输出话题</w:t>
            </w:r>
            <w:r>
              <w:rPr>
                <w:rFonts w:hint="eastAsia"/>
                <w:sz w:val="21"/>
                <w:szCs w:val="21"/>
              </w:rPr>
              <w:t>ID</w:t>
            </w:r>
            <w:r>
              <w:rPr>
                <w:rFonts w:hint="eastAsia"/>
                <w:sz w:val="21"/>
                <w:szCs w:val="21"/>
              </w:rPr>
              <w:t>详细信息（话题</w:t>
            </w:r>
            <w:r>
              <w:rPr>
                <w:rFonts w:hint="eastAsia"/>
                <w:sz w:val="21"/>
                <w:szCs w:val="21"/>
              </w:rPr>
              <w:t>ID</w:t>
            </w:r>
            <w:r>
              <w:rPr>
                <w:rFonts w:hint="eastAsia"/>
                <w:sz w:val="21"/>
                <w:szCs w:val="21"/>
              </w:rPr>
              <w:t>）：话题</w:t>
            </w:r>
          </w:p>
          <w:p w:rsidR="008415D1" w:rsidRDefault="00124AEC">
            <w:pPr>
              <w:spacing w:line="300" w:lineRule="auto"/>
              <w:rPr>
                <w:sz w:val="21"/>
                <w:szCs w:val="21"/>
              </w:rPr>
            </w:pPr>
            <w:r>
              <w:rPr>
                <w:rFonts w:hint="eastAsia"/>
                <w:sz w:val="21"/>
                <w:szCs w:val="21"/>
              </w:rPr>
              <w:t>根据作者</w:t>
            </w:r>
            <w:r>
              <w:rPr>
                <w:rFonts w:hint="eastAsia"/>
                <w:sz w:val="21"/>
                <w:szCs w:val="21"/>
              </w:rPr>
              <w:t>ID</w:t>
            </w:r>
            <w:r>
              <w:rPr>
                <w:rFonts w:hint="eastAsia"/>
                <w:sz w:val="21"/>
                <w:szCs w:val="21"/>
              </w:rPr>
              <w:t>输出话题（作者</w:t>
            </w:r>
            <w:r>
              <w:rPr>
                <w:rFonts w:hint="eastAsia"/>
                <w:sz w:val="21"/>
                <w:szCs w:val="21"/>
              </w:rPr>
              <w:t>ID</w:t>
            </w:r>
            <w:r>
              <w:rPr>
                <w:rFonts w:hint="eastAsia"/>
                <w:sz w:val="21"/>
                <w:szCs w:val="21"/>
              </w:rPr>
              <w:t>）：话题</w:t>
            </w:r>
          </w:p>
          <w:p w:rsidR="008415D1" w:rsidRDefault="00124AEC">
            <w:pPr>
              <w:spacing w:line="300" w:lineRule="auto"/>
              <w:rPr>
                <w:sz w:val="21"/>
                <w:szCs w:val="21"/>
              </w:rPr>
            </w:pPr>
            <w:r>
              <w:rPr>
                <w:rFonts w:hint="eastAsia"/>
                <w:sz w:val="21"/>
                <w:szCs w:val="21"/>
              </w:rPr>
              <w:t>新建话题（话题）：标识信息</w:t>
            </w:r>
          </w:p>
          <w:p w:rsidR="008415D1" w:rsidRDefault="00124AEC">
            <w:pPr>
              <w:spacing w:line="300" w:lineRule="auto"/>
              <w:rPr>
                <w:sz w:val="21"/>
                <w:szCs w:val="21"/>
              </w:rPr>
            </w:pPr>
            <w:r>
              <w:rPr>
                <w:rFonts w:hint="eastAsia"/>
                <w:sz w:val="21"/>
                <w:szCs w:val="21"/>
              </w:rPr>
              <w:t>删除话题（话题</w:t>
            </w:r>
            <w:r>
              <w:rPr>
                <w:rFonts w:hint="eastAsia"/>
                <w:sz w:val="21"/>
                <w:szCs w:val="21"/>
              </w:rPr>
              <w:t>ID</w:t>
            </w:r>
            <w:r>
              <w:rPr>
                <w:rFonts w:hint="eastAsia"/>
                <w:sz w:val="21"/>
                <w:szCs w:val="21"/>
              </w:rPr>
              <w:t>）：标识信息</w:t>
            </w:r>
          </w:p>
        </w:tc>
      </w:tr>
    </w:tbl>
    <w:p w:rsidR="008415D1" w:rsidRDefault="008415D1"/>
    <w:p w:rsidR="008415D1" w:rsidRDefault="00124AEC">
      <w:pPr>
        <w:pStyle w:val="Heading3"/>
        <w:spacing w:before="120"/>
      </w:pPr>
      <w:bookmarkStart w:id="196" w:name="_Toc483344160"/>
      <w:r>
        <w:rPr>
          <w:rFonts w:hint="eastAsia"/>
        </w:rPr>
        <w:t>5.2.7</w:t>
      </w:r>
      <w:r>
        <w:rPr>
          <w:rFonts w:hint="eastAsia"/>
        </w:rPr>
        <w:t>教室占用类设计</w:t>
      </w:r>
      <w:bookmarkEnd w:id="196"/>
    </w:p>
    <w:p w:rsidR="008415D1" w:rsidRDefault="008415D1"/>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5.7 </w:t>
      </w:r>
      <w:r>
        <w:rPr>
          <w:rFonts w:hint="eastAsia"/>
          <w:sz w:val="21"/>
          <w:szCs w:val="21"/>
        </w:rPr>
        <w:t>评论类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24AEC">
            <w:pPr>
              <w:spacing w:line="300" w:lineRule="auto"/>
              <w:rPr>
                <w:sz w:val="21"/>
                <w:szCs w:val="21"/>
              </w:rPr>
            </w:pPr>
            <w:r>
              <w:rPr>
                <w:sz w:val="21"/>
                <w:szCs w:val="21"/>
              </w:rPr>
              <w:t>评论</w:t>
            </w:r>
          </w:p>
        </w:tc>
      </w:tr>
      <w:tr w:rsidR="008415D1">
        <w:trPr>
          <w:trHeight w:val="1701"/>
          <w:jc w:val="center"/>
        </w:trPr>
        <w:tc>
          <w:tcPr>
            <w:tcW w:w="4077" w:type="dxa"/>
            <w:vAlign w:val="center"/>
          </w:tcPr>
          <w:p w:rsidR="008415D1" w:rsidRDefault="00124AEC">
            <w:pPr>
              <w:spacing w:line="300" w:lineRule="auto"/>
              <w:rPr>
                <w:sz w:val="21"/>
                <w:szCs w:val="21"/>
              </w:rPr>
            </w:pPr>
            <w:r>
              <w:rPr>
                <w:rFonts w:hint="eastAsia"/>
                <w:sz w:val="21"/>
                <w:szCs w:val="21"/>
              </w:rPr>
              <w:t>ID int</w:t>
            </w:r>
          </w:p>
          <w:p w:rsidR="008415D1" w:rsidRDefault="00124AEC">
            <w:pPr>
              <w:spacing w:line="300" w:lineRule="auto"/>
              <w:rPr>
                <w:sz w:val="21"/>
                <w:szCs w:val="21"/>
              </w:rPr>
            </w:pPr>
            <w:r>
              <w:rPr>
                <w:rFonts w:hint="eastAsia"/>
                <w:sz w:val="21"/>
                <w:szCs w:val="21"/>
              </w:rPr>
              <w:t>对应话题</w:t>
            </w:r>
            <w:r>
              <w:rPr>
                <w:rFonts w:hint="eastAsia"/>
                <w:sz w:val="21"/>
                <w:szCs w:val="21"/>
              </w:rPr>
              <w:t>ID int</w:t>
            </w:r>
          </w:p>
          <w:p w:rsidR="008415D1" w:rsidRDefault="00124AEC">
            <w:pPr>
              <w:spacing w:line="300" w:lineRule="auto"/>
              <w:rPr>
                <w:sz w:val="21"/>
                <w:szCs w:val="21"/>
              </w:rPr>
            </w:pPr>
            <w:r>
              <w:rPr>
                <w:rFonts w:hint="eastAsia"/>
                <w:sz w:val="21"/>
                <w:szCs w:val="21"/>
              </w:rPr>
              <w:t>作者</w:t>
            </w:r>
            <w:r>
              <w:rPr>
                <w:rFonts w:hint="eastAsia"/>
                <w:sz w:val="21"/>
                <w:szCs w:val="21"/>
              </w:rPr>
              <w:t xml:space="preserve"> nchar</w:t>
            </w:r>
            <w:r>
              <w:rPr>
                <w:rFonts w:hint="eastAsia"/>
                <w:sz w:val="21"/>
                <w:szCs w:val="21"/>
              </w:rPr>
              <w:t>（</w:t>
            </w:r>
            <w:r>
              <w:rPr>
                <w:rFonts w:hint="eastAsia"/>
                <w:sz w:val="21"/>
                <w:szCs w:val="21"/>
              </w:rPr>
              <w:t>20</w:t>
            </w:r>
            <w:r>
              <w:rPr>
                <w:rFonts w:hint="eastAsia"/>
                <w:sz w:val="21"/>
                <w:szCs w:val="21"/>
              </w:rPr>
              <w:t>）</w:t>
            </w:r>
          </w:p>
          <w:p w:rsidR="008415D1" w:rsidRDefault="00124AEC">
            <w:pPr>
              <w:spacing w:line="300" w:lineRule="auto"/>
              <w:rPr>
                <w:sz w:val="21"/>
                <w:szCs w:val="21"/>
              </w:rPr>
            </w:pPr>
            <w:r>
              <w:rPr>
                <w:rFonts w:hint="eastAsia"/>
                <w:sz w:val="21"/>
                <w:szCs w:val="21"/>
              </w:rPr>
              <w:t>发表时间</w:t>
            </w:r>
            <w:r>
              <w:rPr>
                <w:rFonts w:hint="eastAsia"/>
                <w:sz w:val="21"/>
                <w:szCs w:val="21"/>
              </w:rPr>
              <w:t xml:space="preserve"> datetime</w:t>
            </w:r>
          </w:p>
          <w:p w:rsidR="008415D1" w:rsidRDefault="00124AEC">
            <w:pPr>
              <w:spacing w:line="300" w:lineRule="auto"/>
              <w:rPr>
                <w:sz w:val="21"/>
                <w:szCs w:val="21"/>
              </w:rPr>
            </w:pPr>
            <w:r>
              <w:rPr>
                <w:rFonts w:hint="eastAsia"/>
                <w:sz w:val="21"/>
                <w:szCs w:val="21"/>
              </w:rPr>
              <w:t>内容</w:t>
            </w:r>
            <w:r>
              <w:rPr>
                <w:rFonts w:hint="eastAsia"/>
                <w:sz w:val="21"/>
                <w:szCs w:val="21"/>
              </w:rPr>
              <w:t xml:space="preserve"> nchar</w:t>
            </w:r>
            <w:r>
              <w:rPr>
                <w:rFonts w:hint="eastAsia"/>
                <w:sz w:val="21"/>
                <w:szCs w:val="21"/>
              </w:rPr>
              <w:t>（</w:t>
            </w:r>
            <w:r>
              <w:rPr>
                <w:rFonts w:hint="eastAsia"/>
                <w:sz w:val="21"/>
                <w:szCs w:val="21"/>
              </w:rPr>
              <w:t>200</w:t>
            </w:r>
            <w:r>
              <w:rPr>
                <w:rFonts w:hint="eastAsia"/>
                <w:sz w:val="21"/>
                <w:szCs w:val="21"/>
              </w:rPr>
              <w:t>）</w:t>
            </w:r>
          </w:p>
          <w:p w:rsidR="008415D1" w:rsidRDefault="00124AEC">
            <w:pPr>
              <w:spacing w:line="300" w:lineRule="auto"/>
              <w:rPr>
                <w:sz w:val="21"/>
                <w:szCs w:val="21"/>
              </w:rPr>
            </w:pPr>
            <w:r>
              <w:rPr>
                <w:rFonts w:hint="eastAsia"/>
                <w:sz w:val="21"/>
                <w:szCs w:val="21"/>
              </w:rPr>
              <w:t>可用信息</w:t>
            </w:r>
            <w:r>
              <w:rPr>
                <w:rFonts w:hint="eastAsia"/>
                <w:sz w:val="21"/>
                <w:szCs w:val="21"/>
              </w:rPr>
              <w:t xml:space="preserve"> int</w:t>
            </w:r>
          </w:p>
        </w:tc>
      </w:tr>
      <w:tr w:rsidR="008415D1">
        <w:trPr>
          <w:trHeight w:val="2381"/>
          <w:jc w:val="center"/>
        </w:trPr>
        <w:tc>
          <w:tcPr>
            <w:tcW w:w="4077" w:type="dxa"/>
            <w:vAlign w:val="center"/>
          </w:tcPr>
          <w:p w:rsidR="008415D1" w:rsidRDefault="00124AEC">
            <w:pPr>
              <w:spacing w:line="300" w:lineRule="auto"/>
              <w:rPr>
                <w:sz w:val="21"/>
                <w:szCs w:val="21"/>
              </w:rPr>
            </w:pPr>
            <w:r>
              <w:rPr>
                <w:sz w:val="21"/>
                <w:szCs w:val="21"/>
              </w:rPr>
              <w:t>根据话题</w:t>
            </w:r>
            <w:r>
              <w:rPr>
                <w:rFonts w:hint="eastAsia"/>
                <w:sz w:val="21"/>
                <w:szCs w:val="21"/>
              </w:rPr>
              <w:t>ID</w:t>
            </w:r>
            <w:r>
              <w:rPr>
                <w:rFonts w:hint="eastAsia"/>
                <w:sz w:val="21"/>
                <w:szCs w:val="21"/>
              </w:rPr>
              <w:t>输出评论（话题</w:t>
            </w:r>
            <w:r>
              <w:rPr>
                <w:rFonts w:hint="eastAsia"/>
                <w:sz w:val="21"/>
                <w:szCs w:val="21"/>
              </w:rPr>
              <w:t>ID</w:t>
            </w:r>
            <w:r>
              <w:rPr>
                <w:rFonts w:hint="eastAsia"/>
                <w:sz w:val="21"/>
                <w:szCs w:val="21"/>
              </w:rPr>
              <w:t>）：评论</w:t>
            </w:r>
          </w:p>
          <w:p w:rsidR="008415D1" w:rsidRDefault="00124AEC">
            <w:pPr>
              <w:spacing w:line="300" w:lineRule="auto"/>
              <w:rPr>
                <w:sz w:val="21"/>
                <w:szCs w:val="21"/>
              </w:rPr>
            </w:pPr>
            <w:r>
              <w:rPr>
                <w:rFonts w:hint="eastAsia"/>
                <w:sz w:val="21"/>
                <w:szCs w:val="21"/>
              </w:rPr>
              <w:t>根据作者</w:t>
            </w:r>
            <w:r>
              <w:rPr>
                <w:rFonts w:hint="eastAsia"/>
                <w:sz w:val="21"/>
                <w:szCs w:val="21"/>
              </w:rPr>
              <w:t>ID</w:t>
            </w:r>
            <w:r>
              <w:rPr>
                <w:rFonts w:hint="eastAsia"/>
                <w:sz w:val="21"/>
                <w:szCs w:val="21"/>
              </w:rPr>
              <w:t>输出评论（作者</w:t>
            </w:r>
            <w:r>
              <w:rPr>
                <w:rFonts w:hint="eastAsia"/>
                <w:sz w:val="21"/>
                <w:szCs w:val="21"/>
              </w:rPr>
              <w:t>ID</w:t>
            </w:r>
            <w:r>
              <w:rPr>
                <w:rFonts w:hint="eastAsia"/>
                <w:sz w:val="21"/>
                <w:szCs w:val="21"/>
              </w:rPr>
              <w:t>）：评论</w:t>
            </w:r>
          </w:p>
          <w:p w:rsidR="008415D1" w:rsidRDefault="00124AEC">
            <w:pPr>
              <w:spacing w:line="300" w:lineRule="auto"/>
              <w:rPr>
                <w:sz w:val="21"/>
                <w:szCs w:val="21"/>
              </w:rPr>
            </w:pPr>
            <w:r>
              <w:rPr>
                <w:rFonts w:hint="eastAsia"/>
                <w:sz w:val="21"/>
                <w:szCs w:val="21"/>
              </w:rPr>
              <w:t>新建评论（评论）：标识信息</w:t>
            </w:r>
          </w:p>
          <w:p w:rsidR="008415D1" w:rsidRDefault="00124AEC">
            <w:pPr>
              <w:spacing w:line="300" w:lineRule="auto"/>
              <w:rPr>
                <w:sz w:val="21"/>
                <w:szCs w:val="21"/>
              </w:rPr>
            </w:pPr>
            <w:r>
              <w:rPr>
                <w:rFonts w:hint="eastAsia"/>
                <w:sz w:val="21"/>
                <w:szCs w:val="21"/>
              </w:rPr>
              <w:t>删除评论（评论</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自增回复数（话题</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rFonts w:hint="eastAsia"/>
                <w:sz w:val="21"/>
                <w:szCs w:val="21"/>
              </w:rPr>
              <w:t>自减回复数（话题</w:t>
            </w:r>
            <w:r>
              <w:rPr>
                <w:rFonts w:hint="eastAsia"/>
                <w:sz w:val="21"/>
                <w:szCs w:val="21"/>
              </w:rPr>
              <w:t>ID</w:t>
            </w:r>
            <w:r>
              <w:rPr>
                <w:rFonts w:hint="eastAsia"/>
                <w:sz w:val="21"/>
                <w:szCs w:val="21"/>
              </w:rPr>
              <w:t>）：标识信息</w:t>
            </w:r>
          </w:p>
          <w:p w:rsidR="008415D1" w:rsidRDefault="00124AEC">
            <w:pPr>
              <w:spacing w:line="300" w:lineRule="auto"/>
              <w:rPr>
                <w:sz w:val="21"/>
                <w:szCs w:val="21"/>
              </w:rPr>
            </w:pPr>
            <w:r>
              <w:rPr>
                <w:sz w:val="21"/>
                <w:szCs w:val="21"/>
              </w:rPr>
              <w:t>输出所有评论</w:t>
            </w:r>
            <w:r>
              <w:rPr>
                <w:rFonts w:hint="eastAsia"/>
                <w:sz w:val="21"/>
                <w:szCs w:val="21"/>
              </w:rPr>
              <w:t>（）：评论</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7"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7"/>
    </w:p>
    <w:p w:rsidR="008415D1" w:rsidRDefault="00124AEC">
      <w:pPr>
        <w:pStyle w:val="Heading2"/>
        <w:spacing w:before="240" w:after="120"/>
      </w:pPr>
      <w:bookmarkStart w:id="198" w:name="_Toc483344162"/>
      <w:r>
        <w:rPr>
          <w:rFonts w:hint="eastAsia"/>
        </w:rPr>
        <w:t xml:space="preserve">6.1 </w:t>
      </w:r>
      <w:r>
        <w:rPr>
          <w:rFonts w:hint="eastAsia"/>
        </w:rPr>
        <w:t>软件界面实现</w:t>
      </w:r>
      <w:bookmarkEnd w:id="198"/>
    </w:p>
    <w:p w:rsidR="008415D1" w:rsidRDefault="00124AEC">
      <w:pPr>
        <w:pStyle w:val="Heading3"/>
        <w:spacing w:before="120"/>
      </w:pPr>
      <w:bookmarkStart w:id="199" w:name="_Toc483344163"/>
      <w:r>
        <w:rPr>
          <w:rFonts w:hint="eastAsia"/>
        </w:rPr>
        <w:t>6.1.1</w:t>
      </w:r>
      <w:r>
        <w:rPr>
          <w:rFonts w:hint="eastAsia"/>
        </w:rPr>
        <w:t>用户登录</w:t>
      </w:r>
      <w:r>
        <w:rPr>
          <w:rFonts w:hint="eastAsia"/>
        </w:rPr>
        <w:t>/</w:t>
      </w:r>
      <w:r>
        <w:rPr>
          <w:rFonts w:hint="eastAsia"/>
        </w:rPr>
        <w:t>注册界面</w:t>
      </w:r>
      <w:bookmarkEnd w:id="199"/>
    </w:p>
    <w:p w:rsidR="008415D1" w:rsidRDefault="00124AEC">
      <w:pPr>
        <w:spacing w:line="300" w:lineRule="auto"/>
        <w:ind w:firstLineChars="200" w:firstLine="480"/>
      </w:pPr>
      <w:r>
        <w:rPr>
          <w:rFonts w:hint="eastAsia"/>
        </w:rPr>
        <w:t>图</w:t>
      </w:r>
      <w:r>
        <w:rPr>
          <w:rFonts w:hint="eastAsia"/>
        </w:rPr>
        <w:t>6.1</w:t>
      </w:r>
      <w:r>
        <w:rPr>
          <w:rFonts w:hint="eastAsia"/>
        </w:rPr>
        <w:t>为用户登录界面，用户在这里输入正确的用户名密码即可登录信息安全课程在线系统中。</w:t>
      </w:r>
    </w:p>
    <w:p w:rsidR="008415D1" w:rsidRDefault="00124AEC">
      <w:pPr>
        <w:spacing w:line="300" w:lineRule="auto"/>
        <w:jc w:val="center"/>
      </w:pPr>
      <w:r>
        <w:rPr>
          <w:noProof/>
        </w:rPr>
        <w:drawing>
          <wp:inline distT="0" distB="0" distL="0" distR="0">
            <wp:extent cx="5274310" cy="2763520"/>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41" cstate="print"/>
                    <a:srcRect/>
                    <a:stretch>
                      <a:fillRect/>
                    </a:stretch>
                  </pic:blipFill>
                  <pic:spPr>
                    <a:xfrm>
                      <a:off x="0" y="0"/>
                      <a:ext cx="5274310" cy="276387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 </w:t>
      </w:r>
      <w:r>
        <w:rPr>
          <w:rFonts w:hint="eastAsia"/>
          <w:sz w:val="21"/>
          <w:szCs w:val="21"/>
        </w:rPr>
        <w:t>前台登录界面</w:t>
      </w:r>
    </w:p>
    <w:p w:rsidR="008415D1" w:rsidRDefault="008415D1">
      <w:pPr>
        <w:jc w:val="center"/>
        <w:rPr>
          <w:sz w:val="21"/>
          <w:szCs w:val="21"/>
        </w:rPr>
      </w:pPr>
    </w:p>
    <w:p w:rsidR="008415D1" w:rsidRDefault="00124AEC">
      <w:pPr>
        <w:pStyle w:val="Heading3"/>
        <w:spacing w:before="120"/>
      </w:pPr>
      <w:bookmarkStart w:id="200" w:name="_Toc483344164"/>
      <w:r>
        <w:rPr>
          <w:rFonts w:hint="eastAsia"/>
        </w:rPr>
        <w:t>6.1.2</w:t>
      </w:r>
      <w:r>
        <w:rPr>
          <w:rFonts w:hint="eastAsia"/>
        </w:rPr>
        <w:t>用户首页展示界面</w:t>
      </w:r>
      <w:bookmarkEnd w:id="200"/>
    </w:p>
    <w:p w:rsidR="008415D1" w:rsidRDefault="00124AEC">
      <w:pPr>
        <w:spacing w:line="300" w:lineRule="auto"/>
        <w:ind w:firstLineChars="200" w:firstLine="480"/>
      </w:pPr>
      <w:r>
        <w:rPr>
          <w:rFonts w:hint="eastAsia"/>
        </w:rPr>
        <w:t>图</w:t>
      </w:r>
      <w:r>
        <w:rPr>
          <w:rFonts w:hint="eastAsia"/>
        </w:rPr>
        <w:t>6.2</w:t>
      </w:r>
      <w:r>
        <w:rPr>
          <w:rFonts w:hint="eastAsia"/>
        </w:rPr>
        <w:t>为管理员用户添加课程信息界面。用户可以通过点击右侧主菜单里的课程管理下的课程管理，显示课程管理页面。该页面会显示当前可用的课程</w:t>
      </w:r>
      <w:r>
        <w:rPr>
          <w:rFonts w:hint="eastAsia"/>
        </w:rPr>
        <w:t>ID</w:t>
      </w:r>
      <w:r>
        <w:rPr>
          <w:rFonts w:hint="eastAsia"/>
        </w:rPr>
        <w:t>、课程名称以及教师姓名的信息，并且有新增课程以及删除课程两个功能按钮。</w:t>
      </w:r>
    </w:p>
    <w:p w:rsidR="008415D1" w:rsidRDefault="00124AEC">
      <w:pPr>
        <w:spacing w:line="300" w:lineRule="auto"/>
        <w:jc w:val="center"/>
      </w:pPr>
      <w:r>
        <w:rPr>
          <w:noProof/>
        </w:rPr>
        <w:lastRenderedPageBreak/>
        <w:drawing>
          <wp:inline distT="0" distB="0" distL="0" distR="0">
            <wp:extent cx="5274310" cy="1560195"/>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42" cstate="print"/>
                    <a:srcRect/>
                    <a:stretch>
                      <a:fillRect/>
                    </a:stretch>
                  </pic:blipFill>
                  <pic:spPr>
                    <a:xfrm>
                      <a:off x="0" y="0"/>
                      <a:ext cx="5274310" cy="15605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 </w:t>
      </w:r>
      <w:r>
        <w:rPr>
          <w:rFonts w:hint="eastAsia"/>
          <w:sz w:val="21"/>
          <w:szCs w:val="21"/>
        </w:rPr>
        <w:t>添加课程信息界面</w:t>
      </w:r>
    </w:p>
    <w:p w:rsidR="008415D1" w:rsidRDefault="008415D1">
      <w:pPr>
        <w:jc w:val="center"/>
        <w:rPr>
          <w:sz w:val="21"/>
          <w:szCs w:val="21"/>
        </w:rPr>
      </w:pPr>
    </w:p>
    <w:p w:rsidR="008415D1" w:rsidRDefault="00124AEC">
      <w:pPr>
        <w:spacing w:line="300" w:lineRule="auto"/>
        <w:ind w:firstLineChars="200" w:firstLine="480"/>
      </w:pPr>
      <w:r>
        <w:rPr>
          <w:rFonts w:hint="eastAsia"/>
        </w:rPr>
        <w:t>管理员点击新增课程按钮会出现如下图</w:t>
      </w:r>
      <w:r>
        <w:rPr>
          <w:rFonts w:hint="eastAsia"/>
        </w:rPr>
        <w:t>6.3</w:t>
      </w:r>
      <w:r>
        <w:rPr>
          <w:rFonts w:hint="eastAsia"/>
        </w:rPr>
        <w:t>的界面，用户可以填写相关信息并且点击提交按钮保存课程信息。管理员也可以通过点击删除课程按钮删除课程。</w:t>
      </w:r>
    </w:p>
    <w:p w:rsidR="008415D1" w:rsidRDefault="00124AEC">
      <w:pPr>
        <w:spacing w:line="300" w:lineRule="auto"/>
        <w:jc w:val="center"/>
      </w:pPr>
      <w:r>
        <w:rPr>
          <w:noProof/>
        </w:rPr>
        <w:drawing>
          <wp:inline distT="0" distB="0" distL="0" distR="0">
            <wp:extent cx="5274310" cy="2395855"/>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noChangeArrowheads="1"/>
                    </pic:cNvPicPr>
                  </pic:nvPicPr>
                  <pic:blipFill>
                    <a:blip r:embed="rId43" cstate="print"/>
                    <a:srcRect/>
                    <a:stretch>
                      <a:fillRect/>
                    </a:stretch>
                  </pic:blipFill>
                  <pic:spPr>
                    <a:xfrm>
                      <a:off x="0" y="0"/>
                      <a:ext cx="5274310" cy="239615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6.3 </w:t>
      </w:r>
      <w:r>
        <w:rPr>
          <w:rFonts w:hint="eastAsia"/>
          <w:sz w:val="21"/>
          <w:szCs w:val="21"/>
        </w:rPr>
        <w:t>新增课程信息界面</w:t>
      </w:r>
    </w:p>
    <w:p w:rsidR="008415D1" w:rsidRDefault="00124AEC">
      <w:pPr>
        <w:pStyle w:val="Heading3"/>
        <w:spacing w:before="120"/>
      </w:pPr>
      <w:bookmarkStart w:id="201" w:name="_Toc483344165"/>
      <w:r>
        <w:rPr>
          <w:rFonts w:hint="eastAsia"/>
        </w:rPr>
        <w:t>6.1.3</w:t>
      </w:r>
      <w:r>
        <w:rPr>
          <w:rFonts w:hint="eastAsia"/>
        </w:rPr>
        <w:t>教师管理课程信息界面</w:t>
      </w:r>
      <w:bookmarkEnd w:id="201"/>
    </w:p>
    <w:p w:rsidR="008415D1" w:rsidRDefault="00124AEC">
      <w:pPr>
        <w:spacing w:line="300" w:lineRule="auto"/>
        <w:ind w:firstLineChars="200" w:firstLine="480"/>
      </w:pPr>
      <w:r>
        <w:rPr>
          <w:rFonts w:hint="eastAsia"/>
        </w:rPr>
        <w:t>图</w:t>
      </w:r>
      <w:r>
        <w:rPr>
          <w:rFonts w:hint="eastAsia"/>
        </w:rPr>
        <w:t>6.4</w:t>
      </w:r>
      <w:r>
        <w:rPr>
          <w:rFonts w:hint="eastAsia"/>
        </w:rPr>
        <w:t>为教师查看课程列表信息界面。教师通过点击右侧主菜单栏里我的课程下我的课程可以显示所有本人开设课程信息。在该页面上有查看详情按钮，通过点击查看详情按钮可以查看这门课程的详细信息，如图</w:t>
      </w:r>
      <w:r>
        <w:rPr>
          <w:rFonts w:hint="eastAsia"/>
        </w:rPr>
        <w:t>6.5</w:t>
      </w:r>
      <w:r>
        <w:rPr>
          <w:rFonts w:hint="eastAsia"/>
        </w:rPr>
        <w:t>课程详细信息界面。在课程详细信息界面上可以查看不同作业的作业详情，如图</w:t>
      </w:r>
      <w:r>
        <w:rPr>
          <w:rFonts w:hint="eastAsia"/>
        </w:rPr>
        <w:t>6.6</w:t>
      </w:r>
      <w:r>
        <w:rPr>
          <w:rFonts w:hint="eastAsia"/>
        </w:rPr>
        <w:t>作业详细信息界面。在作业详细信息界面可以编辑作业要求简介，查看已经上传的课件以及选择上传作业。</w:t>
      </w:r>
    </w:p>
    <w:p w:rsidR="008415D1" w:rsidRDefault="00124AEC">
      <w:pPr>
        <w:spacing w:line="300" w:lineRule="auto"/>
        <w:jc w:val="center"/>
      </w:pPr>
      <w:r>
        <w:rPr>
          <w:noProof/>
        </w:rPr>
        <w:drawing>
          <wp:inline distT="0" distB="0" distL="0" distR="0">
            <wp:extent cx="5274310" cy="1196975"/>
            <wp:effectExtent l="19050" t="0" r="254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noChangeArrowheads="1"/>
                    </pic:cNvPicPr>
                  </pic:nvPicPr>
                  <pic:blipFill>
                    <a:blip r:embed="rId44" cstate="print"/>
                    <a:srcRect/>
                    <a:stretch>
                      <a:fillRect/>
                    </a:stretch>
                  </pic:blipFill>
                  <pic:spPr>
                    <a:xfrm>
                      <a:off x="0" y="0"/>
                      <a:ext cx="5274310" cy="119751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lastRenderedPageBreak/>
        <w:t>图</w:t>
      </w:r>
      <w:r>
        <w:rPr>
          <w:rFonts w:hint="eastAsia"/>
          <w:sz w:val="21"/>
          <w:szCs w:val="21"/>
        </w:rPr>
        <w:t xml:space="preserve">6.4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3098800"/>
            <wp:effectExtent l="19050" t="0" r="2540" b="0"/>
            <wp:docPr id="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3"/>
                    <pic:cNvPicPr>
                      <a:picLocks noChangeAspect="1" noChangeArrowheads="1"/>
                    </pic:cNvPicPr>
                  </pic:nvPicPr>
                  <pic:blipFill>
                    <a:blip r:embed="rId45" cstate="print"/>
                    <a:srcRect/>
                    <a:stretch>
                      <a:fillRect/>
                    </a:stretch>
                  </pic:blipFill>
                  <pic:spPr>
                    <a:xfrm>
                      <a:off x="0" y="0"/>
                      <a:ext cx="5274310" cy="30988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6.5 </w:t>
      </w:r>
      <w:r>
        <w:rPr>
          <w:rFonts w:hint="eastAsia"/>
          <w:sz w:val="21"/>
          <w:szCs w:val="21"/>
        </w:rPr>
        <w:t>课程详细信息界面</w:t>
      </w:r>
    </w:p>
    <w:p w:rsidR="008415D1" w:rsidRDefault="008415D1">
      <w:pPr>
        <w:jc w:val="center"/>
        <w:rPr>
          <w:sz w:val="21"/>
          <w:szCs w:val="21"/>
        </w:rPr>
      </w:pPr>
    </w:p>
    <w:p w:rsidR="008415D1" w:rsidRDefault="00124AEC">
      <w:pPr>
        <w:spacing w:line="300" w:lineRule="auto"/>
        <w:jc w:val="center"/>
      </w:pPr>
      <w:r>
        <w:rPr>
          <w:noProof/>
        </w:rPr>
        <w:drawing>
          <wp:inline distT="0" distB="0" distL="0" distR="0">
            <wp:extent cx="5274310" cy="1751330"/>
            <wp:effectExtent l="19050" t="0" r="2540" b="0"/>
            <wp:docPr id="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6"/>
                    <pic:cNvPicPr>
                      <a:picLocks noChangeAspect="1" noChangeArrowheads="1"/>
                    </pic:cNvPicPr>
                  </pic:nvPicPr>
                  <pic:blipFill>
                    <a:blip r:embed="rId46" cstate="print"/>
                    <a:srcRect/>
                    <a:stretch>
                      <a:fillRect/>
                    </a:stretch>
                  </pic:blipFill>
                  <pic:spPr>
                    <a:xfrm>
                      <a:off x="0" y="0"/>
                      <a:ext cx="5274310" cy="1751747"/>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作业详细信息界面</w:t>
      </w:r>
    </w:p>
    <w:p w:rsidR="008415D1" w:rsidRDefault="008415D1">
      <w:pPr>
        <w:jc w:val="center"/>
        <w:rPr>
          <w:sz w:val="21"/>
          <w:szCs w:val="21"/>
        </w:rPr>
      </w:pPr>
    </w:p>
    <w:p w:rsidR="008415D1" w:rsidRDefault="00124AEC">
      <w:pPr>
        <w:pStyle w:val="Heading3"/>
        <w:spacing w:before="120"/>
      </w:pPr>
      <w:bookmarkStart w:id="202" w:name="_Toc483344166"/>
      <w:r>
        <w:rPr>
          <w:rFonts w:hint="eastAsia"/>
        </w:rPr>
        <w:t>6.1.4</w:t>
      </w:r>
      <w:r>
        <w:rPr>
          <w:rFonts w:hint="eastAsia"/>
        </w:rPr>
        <w:t>用户管理课表信息界面</w:t>
      </w:r>
      <w:bookmarkEnd w:id="202"/>
    </w:p>
    <w:p w:rsidR="008415D1" w:rsidRDefault="00124AEC">
      <w:pPr>
        <w:spacing w:line="300" w:lineRule="auto"/>
        <w:ind w:firstLineChars="200" w:firstLine="480"/>
      </w:pPr>
      <w:r>
        <w:rPr>
          <w:rFonts w:hint="eastAsia"/>
        </w:rPr>
        <w:t>图</w:t>
      </w:r>
      <w:r>
        <w:rPr>
          <w:rFonts w:hint="eastAsia"/>
        </w:rPr>
        <w:t>6.7</w:t>
      </w:r>
      <w:r>
        <w:rPr>
          <w:rFonts w:hint="eastAsia"/>
        </w:rPr>
        <w:t>为教师或学生上传课件</w:t>
      </w:r>
      <w:r>
        <w:rPr>
          <w:rFonts w:hint="eastAsia"/>
        </w:rPr>
        <w:t>/</w:t>
      </w:r>
      <w:r>
        <w:rPr>
          <w:rFonts w:hint="eastAsia"/>
        </w:rPr>
        <w:t>作业界面。教师或学生可以通过该页面上传作业或者课件，点击浏览并选择需要上传的文件的文件夹路径并点击选择，然后点击上传就可以成功上传课件或者作业。</w:t>
      </w:r>
    </w:p>
    <w:p w:rsidR="008415D1" w:rsidRDefault="00124AEC">
      <w:pPr>
        <w:spacing w:line="300" w:lineRule="auto"/>
        <w:jc w:val="center"/>
      </w:pPr>
      <w:r>
        <w:rPr>
          <w:rFonts w:hint="eastAsia"/>
          <w:noProof/>
        </w:rPr>
        <w:lastRenderedPageBreak/>
        <w:drawing>
          <wp:inline distT="0" distB="0" distL="0" distR="0">
            <wp:extent cx="5579745" cy="1708785"/>
            <wp:effectExtent l="19050" t="0" r="190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noChangeArrowheads="1"/>
                    </pic:cNvPicPr>
                  </pic:nvPicPr>
                  <pic:blipFill>
                    <a:blip r:embed="rId47" cstate="print"/>
                    <a:srcRect/>
                    <a:stretch>
                      <a:fillRect/>
                    </a:stretch>
                  </pic:blipFill>
                  <pic:spPr>
                    <a:xfrm>
                      <a:off x="0" y="0"/>
                      <a:ext cx="5579745" cy="170939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上传课件</w:t>
      </w:r>
      <w:r>
        <w:rPr>
          <w:rFonts w:hint="eastAsia"/>
          <w:sz w:val="21"/>
          <w:szCs w:val="21"/>
        </w:rPr>
        <w:t>/</w:t>
      </w:r>
      <w:r>
        <w:rPr>
          <w:rFonts w:hint="eastAsia"/>
          <w:sz w:val="21"/>
          <w:szCs w:val="21"/>
        </w:rPr>
        <w:t>作业界面</w:t>
      </w:r>
    </w:p>
    <w:p w:rsidR="008415D1" w:rsidRDefault="008415D1">
      <w:pPr>
        <w:jc w:val="center"/>
        <w:rPr>
          <w:sz w:val="21"/>
          <w:szCs w:val="21"/>
        </w:rPr>
      </w:pPr>
    </w:p>
    <w:p w:rsidR="008415D1" w:rsidRDefault="00124AEC">
      <w:pPr>
        <w:pStyle w:val="Heading3"/>
        <w:spacing w:before="120"/>
      </w:pPr>
      <w:bookmarkStart w:id="203" w:name="_Toc483344167"/>
      <w:r>
        <w:rPr>
          <w:rFonts w:hint="eastAsia"/>
        </w:rPr>
        <w:t>6.1.5</w:t>
      </w:r>
      <w:r>
        <w:rPr>
          <w:rFonts w:hint="eastAsia"/>
        </w:rPr>
        <w:t>查看当前所有课程界面</w:t>
      </w:r>
      <w:bookmarkEnd w:id="203"/>
    </w:p>
    <w:p w:rsidR="008415D1" w:rsidRDefault="00124AEC">
      <w:pPr>
        <w:spacing w:line="300" w:lineRule="auto"/>
        <w:ind w:firstLineChars="200" w:firstLine="480"/>
      </w:pPr>
      <w:r>
        <w:rPr>
          <w:rFonts w:hint="eastAsia"/>
        </w:rPr>
        <w:t>图</w:t>
      </w:r>
      <w:r>
        <w:rPr>
          <w:rFonts w:hint="eastAsia"/>
        </w:rPr>
        <w:t>6.8</w:t>
      </w:r>
      <w:r>
        <w:rPr>
          <w:rFonts w:hint="eastAsia"/>
        </w:rPr>
        <w:t>以及图</w:t>
      </w:r>
      <w:r>
        <w:rPr>
          <w:rFonts w:hint="eastAsia"/>
        </w:rPr>
        <w:t>6.9</w:t>
      </w:r>
      <w:r>
        <w:rPr>
          <w:rFonts w:hint="eastAsia"/>
        </w:rPr>
        <w:t>为教师或学生查看上传课件</w:t>
      </w:r>
      <w:r>
        <w:rPr>
          <w:rFonts w:hint="eastAsia"/>
        </w:rPr>
        <w:t>/</w:t>
      </w:r>
      <w:r>
        <w:rPr>
          <w:rFonts w:hint="eastAsia"/>
        </w:rPr>
        <w:t>作业界面。教师或者学生可以通过该界面查看已上传作业或课件信息。教师或学生可以通过查看课件页面查看该课件的课程</w:t>
      </w:r>
      <w:r>
        <w:rPr>
          <w:rFonts w:hint="eastAsia"/>
        </w:rPr>
        <w:t>ID</w:t>
      </w:r>
      <w:r>
        <w:rPr>
          <w:rFonts w:hint="eastAsia"/>
        </w:rPr>
        <w:t>、作业</w:t>
      </w:r>
      <w:r>
        <w:rPr>
          <w:rFonts w:hint="eastAsia"/>
        </w:rPr>
        <w:t>ID</w:t>
      </w:r>
      <w:r>
        <w:rPr>
          <w:rFonts w:hint="eastAsia"/>
        </w:rPr>
        <w:t>、文件名称以及下载该课件；他们也可以通过查看作业界面查看该作业的课程</w:t>
      </w:r>
      <w:r>
        <w:rPr>
          <w:rFonts w:hint="eastAsia"/>
        </w:rPr>
        <w:t>ID</w:t>
      </w:r>
      <w:r>
        <w:rPr>
          <w:rFonts w:hint="eastAsia"/>
        </w:rPr>
        <w:t>、课程名称、作业</w:t>
      </w:r>
      <w:r>
        <w:rPr>
          <w:rFonts w:hint="eastAsia"/>
        </w:rPr>
        <w:t>ID</w:t>
      </w:r>
      <w:r>
        <w:rPr>
          <w:rFonts w:hint="eastAsia"/>
        </w:rPr>
        <w:t>、文件名称并选择下载。</w:t>
      </w:r>
    </w:p>
    <w:p w:rsidR="008415D1" w:rsidRDefault="00124AEC">
      <w:pPr>
        <w:spacing w:line="300" w:lineRule="auto"/>
        <w:jc w:val="center"/>
      </w:pPr>
      <w:r>
        <w:rPr>
          <w:noProof/>
        </w:rPr>
        <w:drawing>
          <wp:inline distT="0" distB="0" distL="0" distR="0">
            <wp:extent cx="5274310" cy="1082040"/>
            <wp:effectExtent l="19050" t="0" r="2540" b="0"/>
            <wp:docPr id="3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pic:cNvPicPr>
                      <a:picLocks noChangeAspect="1" noChangeArrowheads="1"/>
                    </pic:cNvPicPr>
                  </pic:nvPicPr>
                  <pic:blipFill>
                    <a:blip r:embed="rId48" cstate="print"/>
                    <a:srcRect/>
                    <a:stretch>
                      <a:fillRect/>
                    </a:stretch>
                  </pic:blipFill>
                  <pic:spPr>
                    <a:xfrm>
                      <a:off x="0" y="0"/>
                      <a:ext cx="5274310" cy="108259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6.8</w:t>
      </w:r>
      <w:r>
        <w:rPr>
          <w:rFonts w:hint="eastAsia"/>
          <w:sz w:val="21"/>
          <w:szCs w:val="21"/>
        </w:rPr>
        <w:t>查看课件信息界面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920115"/>
            <wp:effectExtent l="19050" t="0" r="2540" b="0"/>
            <wp:docPr id="6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pic:cNvPicPr>
                      <a:picLocks noChangeAspect="1" noChangeArrowheads="1"/>
                    </pic:cNvPicPr>
                  </pic:nvPicPr>
                  <pic:blipFill>
                    <a:blip r:embed="rId49" cstate="print"/>
                    <a:srcRect/>
                    <a:stretch>
                      <a:fillRect/>
                    </a:stretch>
                  </pic:blipFill>
                  <pic:spPr>
                    <a:xfrm>
                      <a:off x="0" y="0"/>
                      <a:ext cx="5274310" cy="920198"/>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查看作业信息界面</w:t>
      </w:r>
    </w:p>
    <w:p w:rsidR="008415D1" w:rsidRDefault="008415D1">
      <w:pPr>
        <w:jc w:val="center"/>
        <w:rPr>
          <w:sz w:val="21"/>
          <w:szCs w:val="21"/>
        </w:rPr>
      </w:pPr>
    </w:p>
    <w:p w:rsidR="008415D1" w:rsidRDefault="00124AEC">
      <w:pPr>
        <w:pStyle w:val="Heading3"/>
        <w:spacing w:before="120"/>
      </w:pPr>
      <w:bookmarkStart w:id="204"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4"/>
    </w:p>
    <w:p w:rsidR="008415D1" w:rsidRDefault="00124AEC">
      <w:pPr>
        <w:spacing w:line="300" w:lineRule="auto"/>
        <w:ind w:firstLineChars="200" w:firstLine="480"/>
      </w:pPr>
      <w:r>
        <w:rPr>
          <w:rFonts w:hint="eastAsia"/>
        </w:rPr>
        <w:t>图</w:t>
      </w:r>
      <w:r>
        <w:rPr>
          <w:rFonts w:hint="eastAsia"/>
        </w:rPr>
        <w:t>6.10</w:t>
      </w:r>
      <w:r>
        <w:rPr>
          <w:rFonts w:hint="eastAsia"/>
        </w:rPr>
        <w:t>为学生报名参加课程界面。学生可以通过该页面报名参加该项课程，点击报名并且报名成功以后，该课程会自动添加到我的课程的课程列表中。并且可以查看该课程的每章作业详情。</w:t>
      </w:r>
    </w:p>
    <w:p w:rsidR="008415D1" w:rsidRDefault="00124AEC">
      <w:pPr>
        <w:spacing w:line="300" w:lineRule="auto"/>
        <w:jc w:val="center"/>
      </w:pPr>
      <w:r>
        <w:rPr>
          <w:noProof/>
        </w:rPr>
        <w:lastRenderedPageBreak/>
        <w:drawing>
          <wp:inline distT="0" distB="0" distL="0" distR="0">
            <wp:extent cx="5274310" cy="1958340"/>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noChangeArrowheads="1"/>
                    </pic:cNvPicPr>
                  </pic:nvPicPr>
                  <pic:blipFill>
                    <a:blip r:embed="rId50" cstate="print"/>
                    <a:srcRect/>
                    <a:stretch>
                      <a:fillRect/>
                    </a:stretch>
                  </pic:blipFill>
                  <pic:spPr>
                    <a:xfrm>
                      <a:off x="0" y="0"/>
                      <a:ext cx="5274310" cy="195836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6.10 </w:t>
      </w:r>
      <w:r>
        <w:rPr>
          <w:rFonts w:hint="eastAsia"/>
          <w:sz w:val="21"/>
          <w:szCs w:val="21"/>
        </w:rPr>
        <w:t>报名参加课程界面</w:t>
      </w:r>
    </w:p>
    <w:p w:rsidR="008415D1" w:rsidRDefault="008415D1">
      <w:pPr>
        <w:jc w:val="center"/>
        <w:rPr>
          <w:sz w:val="21"/>
          <w:szCs w:val="21"/>
        </w:rPr>
      </w:pPr>
    </w:p>
    <w:p w:rsidR="008415D1" w:rsidRDefault="00124AEC">
      <w:pPr>
        <w:pStyle w:val="Heading3"/>
        <w:spacing w:before="120"/>
      </w:pPr>
      <w:bookmarkStart w:id="205" w:name="_Toc483344169"/>
      <w:r>
        <w:rPr>
          <w:rFonts w:hint="eastAsia"/>
        </w:rPr>
        <w:t>6.1.7</w:t>
      </w:r>
      <w:r>
        <w:rPr>
          <w:rFonts w:hint="eastAsia"/>
        </w:rPr>
        <w:t>查看所有教师</w:t>
      </w:r>
      <w:r>
        <w:rPr>
          <w:rFonts w:hint="eastAsia"/>
        </w:rPr>
        <w:t>/</w:t>
      </w:r>
      <w:r>
        <w:rPr>
          <w:rFonts w:hint="eastAsia"/>
        </w:rPr>
        <w:t>学生信息界面</w:t>
      </w:r>
      <w:bookmarkEnd w:id="205"/>
      <w:r>
        <w:rPr>
          <w:rFonts w:hint="eastAsia"/>
        </w:rPr>
        <w:t xml:space="preserve"> </w:t>
      </w:r>
    </w:p>
    <w:p w:rsidR="008415D1" w:rsidRDefault="00124AEC">
      <w:pPr>
        <w:spacing w:line="300" w:lineRule="auto"/>
        <w:ind w:firstLineChars="200" w:firstLine="480"/>
      </w:pPr>
      <w:r>
        <w:rPr>
          <w:rFonts w:hint="eastAsia"/>
        </w:rPr>
        <w:t>图</w:t>
      </w:r>
      <w:r>
        <w:rPr>
          <w:rFonts w:hint="eastAsia"/>
        </w:rPr>
        <w:t>6.11</w:t>
      </w:r>
      <w:r>
        <w:rPr>
          <w:rFonts w:hint="eastAsia"/>
        </w:rPr>
        <w:t>为管理员查看教师信息界面。该界面会详细显示所有可用教师的教师</w:t>
      </w:r>
      <w:r>
        <w:rPr>
          <w:rFonts w:hint="eastAsia"/>
        </w:rPr>
        <w:t>id</w:t>
      </w:r>
      <w:r>
        <w:rPr>
          <w:rFonts w:hint="eastAsia"/>
        </w:rPr>
        <w:t>、教师姓名、登录密码以及电话等详细信息，另外还有新增教师以及删除教师两个功能按钮。点击新增教师会出现如图</w:t>
      </w:r>
      <w:r>
        <w:rPr>
          <w:rFonts w:hint="eastAsia"/>
        </w:rPr>
        <w:t>6.11</w:t>
      </w:r>
      <w:r>
        <w:rPr>
          <w:rFonts w:hint="eastAsia"/>
        </w:rPr>
        <w:t>的新增教师信息界面，填写教师</w:t>
      </w:r>
      <w:r>
        <w:rPr>
          <w:rFonts w:hint="eastAsia"/>
        </w:rPr>
        <w:t>id</w:t>
      </w:r>
      <w:r>
        <w:rPr>
          <w:rFonts w:hint="eastAsia"/>
        </w:rPr>
        <w:t>，教师姓名以及教师电话等基本信息并点击提交就可以新增教师。查看所有学生信息界面同该界面类似，在此不做赘述。</w:t>
      </w:r>
    </w:p>
    <w:p w:rsidR="008415D1" w:rsidRDefault="00124AEC">
      <w:pPr>
        <w:spacing w:line="300" w:lineRule="auto"/>
        <w:jc w:val="center"/>
      </w:pPr>
      <w:r>
        <w:rPr>
          <w:noProof/>
        </w:rPr>
        <w:drawing>
          <wp:inline distT="0" distB="0" distL="0" distR="0">
            <wp:extent cx="5274310" cy="1194435"/>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noChangeArrowheads="1"/>
                    </pic:cNvPicPr>
                  </pic:nvPicPr>
                  <pic:blipFill>
                    <a:blip r:embed="rId51" cstate="print"/>
                    <a:srcRect/>
                    <a:stretch>
                      <a:fillRect/>
                    </a:stretch>
                  </pic:blipFill>
                  <pic:spPr>
                    <a:xfrm>
                      <a:off x="0" y="0"/>
                      <a:ext cx="5274310" cy="119453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6.11 </w:t>
      </w:r>
      <w:r>
        <w:rPr>
          <w:rFonts w:hint="eastAsia"/>
          <w:sz w:val="21"/>
          <w:szCs w:val="21"/>
        </w:rPr>
        <w:t>所有教师信息界面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5274310" cy="2359025"/>
            <wp:effectExtent l="19050" t="0" r="254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noChangeArrowheads="1"/>
                    </pic:cNvPicPr>
                  </pic:nvPicPr>
                  <pic:blipFill>
                    <a:blip r:embed="rId52" cstate="print"/>
                    <a:srcRect/>
                    <a:stretch>
                      <a:fillRect/>
                    </a:stretch>
                  </pic:blipFill>
                  <pic:spPr>
                    <a:xfrm>
                      <a:off x="0" y="0"/>
                      <a:ext cx="5274310" cy="2359614"/>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6.12</w:t>
      </w:r>
      <w:r>
        <w:rPr>
          <w:rFonts w:hint="eastAsia"/>
          <w:sz w:val="21"/>
          <w:szCs w:val="21"/>
        </w:rPr>
        <w:t>新增教师信息界面</w:t>
      </w:r>
    </w:p>
    <w:p w:rsidR="008415D1" w:rsidRDefault="008415D1">
      <w:pPr>
        <w:jc w:val="center"/>
        <w:rPr>
          <w:sz w:val="21"/>
          <w:szCs w:val="21"/>
        </w:rPr>
      </w:pPr>
    </w:p>
    <w:p w:rsidR="008415D1" w:rsidRDefault="00124AEC">
      <w:pPr>
        <w:pStyle w:val="Heading3"/>
        <w:spacing w:before="120"/>
      </w:pPr>
      <w:bookmarkStart w:id="206" w:name="_Toc483344170"/>
      <w:r>
        <w:rPr>
          <w:rFonts w:hint="eastAsia"/>
        </w:rPr>
        <w:t>6.1.8</w:t>
      </w:r>
      <w:r>
        <w:rPr>
          <w:rFonts w:hint="eastAsia"/>
        </w:rPr>
        <w:t>查看指定教师</w:t>
      </w:r>
      <w:r>
        <w:rPr>
          <w:rFonts w:hint="eastAsia"/>
        </w:rPr>
        <w:t>/</w:t>
      </w:r>
      <w:r>
        <w:rPr>
          <w:rFonts w:hint="eastAsia"/>
        </w:rPr>
        <w:t>学生信息界面</w:t>
      </w:r>
      <w:bookmarkEnd w:id="206"/>
    </w:p>
    <w:p w:rsidR="008415D1" w:rsidRDefault="00124AEC">
      <w:pPr>
        <w:spacing w:line="300" w:lineRule="auto"/>
        <w:ind w:firstLineChars="200" w:firstLine="480"/>
      </w:pPr>
      <w:r>
        <w:rPr>
          <w:rFonts w:hint="eastAsia"/>
        </w:rPr>
        <w:t>图</w:t>
      </w:r>
      <w:r>
        <w:rPr>
          <w:rFonts w:hint="eastAsia"/>
        </w:rPr>
        <w:t>6.13</w:t>
      </w:r>
      <w:r>
        <w:rPr>
          <w:rFonts w:hint="eastAsia"/>
        </w:rPr>
        <w:t>为学生查看我的教师信息界面。该界面会显示该学生已报名课程教师的教师</w:t>
      </w:r>
      <w:r>
        <w:rPr>
          <w:rFonts w:hint="eastAsia"/>
        </w:rPr>
        <w:t>ID</w:t>
      </w:r>
      <w:r>
        <w:rPr>
          <w:rFonts w:hint="eastAsia"/>
        </w:rPr>
        <w:t>、教师姓名以及电话信息。教师查看我的学生信息界面同该界面相似，在此不做赘述。</w:t>
      </w:r>
    </w:p>
    <w:p w:rsidR="008415D1" w:rsidRDefault="00124AEC">
      <w:pPr>
        <w:spacing w:line="300" w:lineRule="auto"/>
        <w:jc w:val="center"/>
      </w:pPr>
      <w:r>
        <w:rPr>
          <w:noProof/>
        </w:rPr>
        <w:drawing>
          <wp:inline distT="0" distB="0" distL="0" distR="0">
            <wp:extent cx="5274310" cy="1429385"/>
            <wp:effectExtent l="19050" t="0" r="2540" b="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1"/>
                    <pic:cNvPicPr>
                      <a:picLocks noChangeAspect="1" noChangeArrowheads="1"/>
                    </pic:cNvPicPr>
                  </pic:nvPicPr>
                  <pic:blipFill>
                    <a:blip r:embed="rId53" cstate="print"/>
                    <a:srcRect/>
                    <a:stretch>
                      <a:fillRect/>
                    </a:stretch>
                  </pic:blipFill>
                  <pic:spPr>
                    <a:xfrm>
                      <a:off x="0" y="0"/>
                      <a:ext cx="5274310" cy="14300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我的老师信息界面</w:t>
      </w:r>
    </w:p>
    <w:p w:rsidR="008415D1" w:rsidRDefault="008415D1">
      <w:pPr>
        <w:jc w:val="center"/>
        <w:rPr>
          <w:sz w:val="21"/>
          <w:szCs w:val="21"/>
        </w:rPr>
      </w:pPr>
    </w:p>
    <w:p w:rsidR="008415D1" w:rsidRDefault="00124AEC">
      <w:pPr>
        <w:pStyle w:val="Heading3"/>
        <w:spacing w:before="120"/>
      </w:pPr>
      <w:bookmarkStart w:id="207" w:name="_Toc483344171"/>
      <w:r>
        <w:rPr>
          <w:rFonts w:hint="eastAsia"/>
        </w:rPr>
        <w:t>6.1.9</w:t>
      </w:r>
      <w:r>
        <w:rPr>
          <w:rFonts w:hint="eastAsia"/>
        </w:rPr>
        <w:t>教师</w:t>
      </w:r>
      <w:r>
        <w:rPr>
          <w:rFonts w:hint="eastAsia"/>
        </w:rPr>
        <w:t>/</w:t>
      </w:r>
      <w:r>
        <w:rPr>
          <w:rFonts w:hint="eastAsia"/>
        </w:rPr>
        <w:t>学生发送私信界面</w:t>
      </w:r>
      <w:bookmarkEnd w:id="207"/>
    </w:p>
    <w:p w:rsidR="008415D1" w:rsidRDefault="00124AEC">
      <w:pPr>
        <w:spacing w:line="300" w:lineRule="auto"/>
        <w:ind w:firstLineChars="200" w:firstLine="480"/>
      </w:pPr>
      <w:r>
        <w:rPr>
          <w:rFonts w:hint="eastAsia"/>
        </w:rPr>
        <w:t>图</w:t>
      </w:r>
      <w:r>
        <w:rPr>
          <w:rFonts w:hint="eastAsia"/>
        </w:rPr>
        <w:t>6.14</w:t>
      </w:r>
      <w:r>
        <w:rPr>
          <w:rFonts w:hint="eastAsia"/>
        </w:rPr>
        <w:t>为教师或学生查看所有留言话题界面，点击新增话题即可进入新增话题界面，如图</w:t>
      </w:r>
      <w:r>
        <w:rPr>
          <w:rFonts w:hint="eastAsia"/>
        </w:rPr>
        <w:t>6.15</w:t>
      </w:r>
      <w:r>
        <w:rPr>
          <w:rFonts w:hint="eastAsia"/>
        </w:rPr>
        <w:t>所示。点击查看详情可查看该话题详细信息，如图</w:t>
      </w:r>
      <w:r>
        <w:rPr>
          <w:rFonts w:hint="eastAsia"/>
        </w:rPr>
        <w:t>6.16</w:t>
      </w:r>
      <w:r>
        <w:rPr>
          <w:rFonts w:hint="eastAsia"/>
        </w:rPr>
        <w:t>所示。点击新增评论按钮，可进入新增评论界面，如图</w:t>
      </w:r>
      <w:r>
        <w:rPr>
          <w:rFonts w:hint="eastAsia"/>
        </w:rPr>
        <w:t>6.17</w:t>
      </w:r>
      <w:r>
        <w:rPr>
          <w:rFonts w:hint="eastAsia"/>
        </w:rPr>
        <w:t>所示。当新的评论提交成功是，话题的回复数会自动加</w:t>
      </w:r>
      <w:r>
        <w:rPr>
          <w:rFonts w:hint="eastAsia"/>
        </w:rPr>
        <w:t>1</w:t>
      </w:r>
      <w:r>
        <w:rPr>
          <w:rFonts w:hint="eastAsia"/>
        </w:rPr>
        <w:t>，并且显示在该话题下。</w:t>
      </w:r>
    </w:p>
    <w:p w:rsidR="008415D1" w:rsidRDefault="00124AEC">
      <w:pPr>
        <w:spacing w:line="300" w:lineRule="auto"/>
        <w:jc w:val="center"/>
      </w:pPr>
      <w:r>
        <w:rPr>
          <w:noProof/>
        </w:rPr>
        <w:lastRenderedPageBreak/>
        <w:drawing>
          <wp:inline distT="0" distB="0" distL="0" distR="0">
            <wp:extent cx="5274310" cy="848360"/>
            <wp:effectExtent l="19050" t="0" r="2540" b="0"/>
            <wp:docPr id="6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0"/>
                    <pic:cNvPicPr>
                      <a:picLocks noChangeAspect="1" noChangeArrowheads="1"/>
                    </pic:cNvPicPr>
                  </pic:nvPicPr>
                  <pic:blipFill>
                    <a:blip r:embed="rId54" cstate="print"/>
                    <a:srcRect/>
                    <a:stretch>
                      <a:fillRect/>
                    </a:stretch>
                  </pic:blipFill>
                  <pic:spPr>
                    <a:xfrm>
                      <a:off x="0" y="0"/>
                      <a:ext cx="5274310" cy="84891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6.14 </w:t>
      </w:r>
      <w:r>
        <w:rPr>
          <w:rFonts w:hint="eastAsia"/>
          <w:sz w:val="21"/>
          <w:szCs w:val="21"/>
        </w:rPr>
        <w:t>所有留言话题界面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5274310" cy="2233295"/>
            <wp:effectExtent l="19050" t="0" r="2540" b="0"/>
            <wp:docPr id="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3"/>
                    <pic:cNvPicPr>
                      <a:picLocks noChangeAspect="1" noChangeArrowheads="1"/>
                    </pic:cNvPicPr>
                  </pic:nvPicPr>
                  <pic:blipFill>
                    <a:blip r:embed="rId55" cstate="print"/>
                    <a:srcRect/>
                    <a:stretch>
                      <a:fillRect/>
                    </a:stretch>
                  </pic:blipFill>
                  <pic:spPr>
                    <a:xfrm>
                      <a:off x="0" y="0"/>
                      <a:ext cx="5274310" cy="223373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新增话题界面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274310" cy="1021080"/>
            <wp:effectExtent l="19050" t="0" r="2540" b="0"/>
            <wp:docPr id="7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3"/>
                    <pic:cNvPicPr>
                      <a:picLocks noChangeAspect="1" noChangeArrowheads="1"/>
                    </pic:cNvPicPr>
                  </pic:nvPicPr>
                  <pic:blipFill>
                    <a:blip r:embed="rId56" cstate="print"/>
                    <a:srcRect/>
                    <a:stretch>
                      <a:fillRect/>
                    </a:stretch>
                  </pic:blipFill>
                  <pic:spPr>
                    <a:xfrm>
                      <a:off x="0" y="0"/>
                      <a:ext cx="5274310" cy="1021146"/>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6.16 </w:t>
      </w:r>
      <w:r>
        <w:rPr>
          <w:rFonts w:hint="eastAsia"/>
          <w:sz w:val="21"/>
          <w:szCs w:val="21"/>
        </w:rPr>
        <w:t>话题详细信息界面</w:t>
      </w:r>
    </w:p>
    <w:p w:rsidR="008415D1" w:rsidRDefault="008415D1">
      <w:pPr>
        <w:spacing w:line="300" w:lineRule="auto"/>
        <w:jc w:val="center"/>
        <w:rPr>
          <w:sz w:val="21"/>
          <w:szCs w:val="21"/>
        </w:rPr>
      </w:pPr>
    </w:p>
    <w:p w:rsidR="008415D1" w:rsidRDefault="00124AEC">
      <w:pPr>
        <w:spacing w:line="300" w:lineRule="auto"/>
        <w:jc w:val="center"/>
      </w:pPr>
      <w:r>
        <w:rPr>
          <w:rFonts w:hint="eastAsia"/>
          <w:noProof/>
        </w:rPr>
        <w:drawing>
          <wp:inline distT="0" distB="0" distL="0" distR="0">
            <wp:extent cx="5579745" cy="1165225"/>
            <wp:effectExtent l="19050" t="0" r="190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noChangeArrowheads="1"/>
                    </pic:cNvPicPr>
                  </pic:nvPicPr>
                  <pic:blipFill>
                    <a:blip r:embed="rId57" cstate="print"/>
                    <a:srcRect/>
                    <a:stretch>
                      <a:fillRect/>
                    </a:stretch>
                  </pic:blipFill>
                  <pic:spPr>
                    <a:xfrm>
                      <a:off x="0" y="0"/>
                      <a:ext cx="5579745" cy="1165700"/>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新增评论界面</w:t>
      </w:r>
    </w:p>
    <w:p w:rsidR="008415D1" w:rsidRDefault="008415D1">
      <w:pPr>
        <w:jc w:val="center"/>
        <w:rPr>
          <w:sz w:val="21"/>
          <w:szCs w:val="21"/>
        </w:rPr>
      </w:pPr>
    </w:p>
    <w:p w:rsidR="008415D1" w:rsidRDefault="00124AEC">
      <w:pPr>
        <w:pStyle w:val="Heading3"/>
        <w:spacing w:before="120"/>
      </w:pPr>
      <w:bookmarkStart w:id="208" w:name="_Toc483344172"/>
      <w:r>
        <w:rPr>
          <w:rFonts w:hint="eastAsia"/>
        </w:rPr>
        <w:lastRenderedPageBreak/>
        <w:t>6.1.10</w:t>
      </w:r>
      <w:r>
        <w:rPr>
          <w:rFonts w:hint="eastAsia"/>
        </w:rPr>
        <w:t>教师</w:t>
      </w:r>
      <w:r>
        <w:rPr>
          <w:rFonts w:hint="eastAsia"/>
        </w:rPr>
        <w:t>/</w:t>
      </w:r>
      <w:r>
        <w:rPr>
          <w:rFonts w:hint="eastAsia"/>
        </w:rPr>
        <w:t>学生事务中心界面</w:t>
      </w:r>
      <w:bookmarkEnd w:id="208"/>
    </w:p>
    <w:p w:rsidR="008415D1" w:rsidRDefault="00124AEC">
      <w:pPr>
        <w:spacing w:line="300" w:lineRule="auto"/>
        <w:ind w:firstLineChars="200" w:firstLine="480"/>
      </w:pPr>
      <w:r>
        <w:rPr>
          <w:rFonts w:hint="eastAsia"/>
        </w:rPr>
        <w:t>图</w:t>
      </w:r>
      <w:r>
        <w:rPr>
          <w:rFonts w:hint="eastAsia"/>
        </w:rPr>
        <w:t>6.18</w:t>
      </w:r>
      <w:r>
        <w:rPr>
          <w:rFonts w:hint="eastAsia"/>
        </w:rPr>
        <w:t>为管理员删除留言话题界面。管理员在这里查看所有话题信息，并可以通过删除话题按钮删除选中话题。删除评论界面和该页面相似，在此不做赘述。</w:t>
      </w:r>
    </w:p>
    <w:p w:rsidR="008415D1" w:rsidRDefault="00124AEC">
      <w:pPr>
        <w:spacing w:line="300" w:lineRule="auto"/>
        <w:jc w:val="center"/>
      </w:pPr>
      <w:r>
        <w:rPr>
          <w:noProof/>
        </w:rPr>
        <w:drawing>
          <wp:inline distT="0" distB="0" distL="0" distR="0">
            <wp:extent cx="5274310" cy="1773555"/>
            <wp:effectExtent l="19050" t="0" r="254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0"/>
                    <pic:cNvPicPr>
                      <a:picLocks noChangeAspect="1" noChangeArrowheads="1"/>
                    </pic:cNvPicPr>
                  </pic:nvPicPr>
                  <pic:blipFill>
                    <a:blip r:embed="rId58" cstate="print"/>
                    <a:srcRect/>
                    <a:stretch>
                      <a:fillRect/>
                    </a:stretch>
                  </pic:blipFill>
                  <pic:spPr>
                    <a:xfrm>
                      <a:off x="0" y="0"/>
                      <a:ext cx="5274310" cy="177412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6.18 </w:t>
      </w:r>
      <w:r>
        <w:rPr>
          <w:rFonts w:hint="eastAsia"/>
          <w:sz w:val="21"/>
          <w:szCs w:val="21"/>
        </w:rPr>
        <w:t>删除留言话题界面</w:t>
      </w:r>
    </w:p>
    <w:p w:rsidR="008415D1" w:rsidRDefault="008415D1">
      <w:pPr>
        <w:spacing w:line="300" w:lineRule="auto"/>
        <w:jc w:val="center"/>
        <w:rPr>
          <w:sz w:val="21"/>
          <w:szCs w:val="21"/>
        </w:rPr>
      </w:pPr>
    </w:p>
    <w:p w:rsidR="008415D1" w:rsidRDefault="00124AEC">
      <w:pPr>
        <w:pStyle w:val="Heading3"/>
        <w:spacing w:before="120"/>
      </w:pPr>
      <w:bookmarkStart w:id="209" w:name="_Toc483344173"/>
      <w:r>
        <w:rPr>
          <w:rFonts w:hint="eastAsia"/>
        </w:rPr>
        <w:t>6.1.11</w:t>
      </w:r>
      <w:r>
        <w:rPr>
          <w:rFonts w:hint="eastAsia"/>
        </w:rPr>
        <w:t>四六级</w:t>
      </w:r>
      <w:r>
        <w:rPr>
          <w:rFonts w:hint="eastAsia"/>
        </w:rPr>
        <w:t>/</w:t>
      </w:r>
      <w:r>
        <w:rPr>
          <w:rFonts w:hint="eastAsia"/>
        </w:rPr>
        <w:t>图书借还信息界面</w:t>
      </w:r>
      <w:bookmarkEnd w:id="209"/>
    </w:p>
    <w:p w:rsidR="008415D1" w:rsidRDefault="00124AEC">
      <w:pPr>
        <w:spacing w:line="300" w:lineRule="auto"/>
        <w:ind w:firstLineChars="200" w:firstLine="480"/>
      </w:pPr>
      <w:r>
        <w:rPr>
          <w:rFonts w:hint="eastAsia"/>
        </w:rPr>
        <w:t>图</w:t>
      </w:r>
      <w:r>
        <w:rPr>
          <w:rFonts w:hint="eastAsia"/>
        </w:rPr>
        <w:t>6.19</w:t>
      </w:r>
      <w:r>
        <w:rPr>
          <w:rFonts w:hint="eastAsia"/>
        </w:rPr>
        <w:t>为教师或学生删除我的留言话题界面，教师或学生可以通过这个界面查看所有自己发表过的留言话题，并且选择删除或者查看详情。学生或教师删除评论界面同该界面相似，在此不做赘述。</w:t>
      </w:r>
    </w:p>
    <w:p w:rsidR="008415D1" w:rsidRDefault="00124AEC">
      <w:pPr>
        <w:spacing w:line="300" w:lineRule="auto"/>
        <w:jc w:val="center"/>
      </w:pPr>
      <w:r>
        <w:rPr>
          <w:noProof/>
        </w:rPr>
        <w:drawing>
          <wp:inline distT="0" distB="0" distL="0" distR="0">
            <wp:extent cx="5274310" cy="864235"/>
            <wp:effectExtent l="19050" t="0" r="2540" b="0"/>
            <wp:docPr id="7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6"/>
                    <pic:cNvPicPr>
                      <a:picLocks noChangeAspect="1" noChangeArrowheads="1"/>
                    </pic:cNvPicPr>
                  </pic:nvPicPr>
                  <pic:blipFill>
                    <a:blip r:embed="rId59" cstate="print"/>
                    <a:srcRect/>
                    <a:stretch>
                      <a:fillRect/>
                    </a:stretch>
                  </pic:blipFill>
                  <pic:spPr>
                    <a:xfrm>
                      <a:off x="0" y="0"/>
                      <a:ext cx="5274310" cy="86433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6.19 </w:t>
      </w:r>
      <w:r>
        <w:rPr>
          <w:rFonts w:hint="eastAsia"/>
          <w:sz w:val="21"/>
          <w:szCs w:val="21"/>
        </w:rPr>
        <w:t>删除我的留言话题界面</w:t>
      </w:r>
    </w:p>
    <w:p w:rsidR="008415D1" w:rsidRDefault="008415D1">
      <w:pPr>
        <w:jc w:val="center"/>
        <w:rPr>
          <w:sz w:val="21"/>
          <w:szCs w:val="21"/>
        </w:rPr>
      </w:pPr>
    </w:p>
    <w:p w:rsidR="008415D1" w:rsidRDefault="00124AEC">
      <w:pPr>
        <w:pStyle w:val="Heading3"/>
        <w:spacing w:before="120"/>
      </w:pPr>
      <w:bookmarkStart w:id="210" w:name="_Toc483344174"/>
      <w:r>
        <w:rPr>
          <w:rFonts w:hint="eastAsia"/>
        </w:rPr>
        <w:t>6.1.12</w:t>
      </w:r>
      <w:r>
        <w:rPr>
          <w:rFonts w:hint="eastAsia"/>
        </w:rPr>
        <w:t>管理员审核课程界面</w:t>
      </w:r>
      <w:bookmarkEnd w:id="210"/>
    </w:p>
    <w:p w:rsidR="008415D1" w:rsidRDefault="00124AEC">
      <w:pPr>
        <w:spacing w:line="300" w:lineRule="auto"/>
        <w:ind w:firstLineChars="200" w:firstLine="480"/>
      </w:pPr>
      <w:r>
        <w:rPr>
          <w:rFonts w:hint="eastAsia"/>
        </w:rPr>
        <w:t>图</w:t>
      </w:r>
      <w:r>
        <w:rPr>
          <w:rFonts w:hint="eastAsia"/>
        </w:rPr>
        <w:t>6.20</w:t>
      </w:r>
      <w:r>
        <w:rPr>
          <w:rFonts w:hint="eastAsia"/>
        </w:rPr>
        <w:t>为教师或学生进入聊天室界面，教师或学生可以通过填写一个昵称进入并开始本次聊天，进入聊天室后界面如图</w:t>
      </w:r>
      <w:r>
        <w:rPr>
          <w:rFonts w:hint="eastAsia"/>
        </w:rPr>
        <w:t>6.21</w:t>
      </w:r>
      <w:r>
        <w:rPr>
          <w:rFonts w:hint="eastAsia"/>
        </w:rPr>
        <w:t>所示。当用户结束聊天，点击退出聊天按钮，即可成功退出聊天，界面如图</w:t>
      </w:r>
      <w:r>
        <w:rPr>
          <w:rFonts w:hint="eastAsia"/>
        </w:rPr>
        <w:t>6.22</w:t>
      </w:r>
      <w:r>
        <w:rPr>
          <w:rFonts w:hint="eastAsia"/>
        </w:rPr>
        <w:t>所示。</w:t>
      </w:r>
    </w:p>
    <w:p w:rsidR="008415D1" w:rsidRDefault="00124AEC">
      <w:pPr>
        <w:spacing w:line="300" w:lineRule="auto"/>
        <w:jc w:val="center"/>
      </w:pPr>
      <w:r>
        <w:rPr>
          <w:noProof/>
        </w:rPr>
        <w:lastRenderedPageBreak/>
        <w:drawing>
          <wp:inline distT="0" distB="0" distL="0" distR="0">
            <wp:extent cx="5274310" cy="3540125"/>
            <wp:effectExtent l="19050" t="0" r="254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2"/>
                    <pic:cNvPicPr>
                      <a:picLocks noChangeAspect="1" noChangeArrowheads="1"/>
                    </pic:cNvPicPr>
                  </pic:nvPicPr>
                  <pic:blipFill>
                    <a:blip r:embed="rId60" cstate="print"/>
                    <a:srcRect/>
                    <a:stretch>
                      <a:fillRect/>
                    </a:stretch>
                  </pic:blipFill>
                  <pic:spPr>
                    <a:xfrm>
                      <a:off x="0" y="0"/>
                      <a:ext cx="5274310" cy="3540155"/>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6.20 </w:t>
      </w:r>
      <w:r>
        <w:rPr>
          <w:rFonts w:hint="eastAsia"/>
          <w:sz w:val="21"/>
          <w:szCs w:val="21"/>
        </w:rPr>
        <w:t>进入聊天室界面</w:t>
      </w:r>
    </w:p>
    <w:p w:rsidR="008415D1" w:rsidRDefault="008415D1">
      <w:pPr>
        <w:spacing w:line="300" w:lineRule="auto"/>
        <w:jc w:val="center"/>
        <w:rPr>
          <w:sz w:val="21"/>
          <w:szCs w:val="21"/>
        </w:rPr>
      </w:pPr>
    </w:p>
    <w:p w:rsidR="008415D1" w:rsidRDefault="00124AEC">
      <w:pPr>
        <w:spacing w:line="300" w:lineRule="auto"/>
        <w:jc w:val="center"/>
      </w:pPr>
      <w:r>
        <w:rPr>
          <w:noProof/>
        </w:rPr>
        <w:drawing>
          <wp:inline distT="0" distB="0" distL="0" distR="0">
            <wp:extent cx="4434205" cy="2858770"/>
            <wp:effectExtent l="19050" t="0" r="4362" b="0"/>
            <wp:docPr id="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5"/>
                    <pic:cNvPicPr>
                      <a:picLocks noChangeAspect="1" noChangeArrowheads="1"/>
                    </pic:cNvPicPr>
                  </pic:nvPicPr>
                  <pic:blipFill>
                    <a:blip r:embed="rId61" cstate="print"/>
                    <a:srcRect/>
                    <a:stretch>
                      <a:fillRect/>
                    </a:stretch>
                  </pic:blipFill>
                  <pic:spPr>
                    <a:xfrm>
                      <a:off x="0" y="0"/>
                      <a:ext cx="4434566" cy="2859349"/>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6.21 </w:t>
      </w:r>
      <w:r>
        <w:rPr>
          <w:rFonts w:hint="eastAsia"/>
          <w:sz w:val="21"/>
          <w:szCs w:val="21"/>
        </w:rPr>
        <w:t>聊天界面</w:t>
      </w:r>
    </w:p>
    <w:p w:rsidR="008415D1" w:rsidRDefault="008415D1">
      <w:pPr>
        <w:spacing w:line="300" w:lineRule="auto"/>
        <w:jc w:val="center"/>
        <w:rPr>
          <w:sz w:val="21"/>
          <w:szCs w:val="21"/>
        </w:rPr>
      </w:pPr>
    </w:p>
    <w:p w:rsidR="008415D1" w:rsidRDefault="00124AEC">
      <w:pPr>
        <w:spacing w:line="300" w:lineRule="auto"/>
        <w:jc w:val="center"/>
      </w:pPr>
      <w:r>
        <w:rPr>
          <w:noProof/>
        </w:rPr>
        <w:lastRenderedPageBreak/>
        <w:drawing>
          <wp:inline distT="0" distB="0" distL="0" distR="0">
            <wp:extent cx="2938780" cy="3816350"/>
            <wp:effectExtent l="19050" t="0" r="0" b="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pic:cNvPicPr>
                      <a:picLocks noChangeAspect="1" noChangeArrowheads="1"/>
                    </pic:cNvPicPr>
                  </pic:nvPicPr>
                  <pic:blipFill>
                    <a:blip r:embed="rId62" cstate="print"/>
                    <a:srcRect/>
                    <a:stretch>
                      <a:fillRect/>
                    </a:stretch>
                  </pic:blipFill>
                  <pic:spPr>
                    <a:xfrm>
                      <a:off x="0" y="0"/>
                      <a:ext cx="2940660" cy="3819101"/>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6.21</w:t>
      </w:r>
      <w:r>
        <w:rPr>
          <w:rFonts w:hint="eastAsia"/>
          <w:sz w:val="21"/>
          <w:szCs w:val="21"/>
        </w:rPr>
        <w:t>退出聊天室界面</w:t>
      </w:r>
    </w:p>
    <w:p w:rsidR="008415D1" w:rsidRDefault="008415D1">
      <w:pPr>
        <w:spacing w:line="300" w:lineRule="auto"/>
        <w:jc w:val="center"/>
        <w:rPr>
          <w:sz w:val="21"/>
          <w:szCs w:val="21"/>
        </w:rPr>
      </w:pPr>
    </w:p>
    <w:p w:rsidR="008415D1" w:rsidRDefault="00124AEC">
      <w:pPr>
        <w:pStyle w:val="Heading2"/>
        <w:spacing w:before="240" w:after="120"/>
      </w:pPr>
      <w:bookmarkStart w:id="211" w:name="_Toc483344175"/>
      <w:r>
        <w:rPr>
          <w:rFonts w:hint="eastAsia"/>
        </w:rPr>
        <w:t xml:space="preserve">6.2 </w:t>
      </w:r>
      <w:r>
        <w:rPr>
          <w:rFonts w:hint="eastAsia"/>
        </w:rPr>
        <w:t>测试环境和测试工具</w:t>
      </w:r>
      <w:bookmarkEnd w:id="211"/>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p>
    <w:p w:rsidR="008415D1" w:rsidRDefault="00124AEC">
      <w:pPr>
        <w:pStyle w:val="ListParagraph"/>
        <w:numPr>
          <w:ilvl w:val="0"/>
          <w:numId w:val="3"/>
        </w:numPr>
        <w:ind w:firstLineChars="0"/>
      </w:pPr>
      <w:r>
        <w:rPr>
          <w:rFonts w:hint="eastAsia"/>
        </w:rPr>
        <w:t>网络畅通</w:t>
      </w:r>
    </w:p>
    <w:p w:rsidR="008415D1" w:rsidRDefault="00124AEC">
      <w:pPr>
        <w:pStyle w:val="Heading2"/>
        <w:spacing w:before="240" w:after="120"/>
      </w:pPr>
      <w:bookmarkStart w:id="212" w:name="_Toc483344176"/>
      <w:r>
        <w:rPr>
          <w:rFonts w:hint="eastAsia"/>
        </w:rPr>
        <w:t>6.3</w:t>
      </w:r>
      <w:r>
        <w:rPr>
          <w:rFonts w:hint="eastAsia"/>
        </w:rPr>
        <w:t>测试用例</w:t>
      </w:r>
      <w:bookmarkEnd w:id="212"/>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8415D1" w:rsidRDefault="00124AEC">
      <w:pPr>
        <w:pStyle w:val="ListParagraph"/>
        <w:numPr>
          <w:ilvl w:val="0"/>
          <w:numId w:val="4"/>
        </w:numPr>
        <w:spacing w:line="300" w:lineRule="auto"/>
        <w:ind w:firstLineChars="0"/>
      </w:pPr>
      <w:r>
        <w:rPr>
          <w:rFonts w:hint="eastAsia"/>
        </w:rPr>
        <w:lastRenderedPageBreak/>
        <w:t>用户登录</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或密码不正确</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lastRenderedPageBreak/>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lastRenderedPageBreak/>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3" w:name="_Toc483344177"/>
      <w:r>
        <w:rPr>
          <w:rFonts w:hint="eastAsia"/>
        </w:rPr>
        <w:t xml:space="preserve">6.3 </w:t>
      </w:r>
      <w:r>
        <w:rPr>
          <w:rFonts w:hint="eastAsia"/>
        </w:rPr>
        <w:t>测试结论</w:t>
      </w:r>
      <w:bookmarkEnd w:id="213"/>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63"/>
          <w:footerReference w:type="even" r:id="rId64"/>
          <w:headerReference w:type="first" r:id="rId65"/>
          <w:footerReference w:type="first" r:id="rId66"/>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4"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4"/>
    </w:p>
    <w:p w:rsidR="008415D1" w:rsidRDefault="00124AEC">
      <w:pPr>
        <w:pStyle w:val="Heading2"/>
        <w:spacing w:before="240" w:after="120"/>
      </w:pPr>
      <w:bookmarkStart w:id="215" w:name="_Toc483344179"/>
      <w:r>
        <w:rPr>
          <w:rFonts w:hint="eastAsia"/>
        </w:rPr>
        <w:t xml:space="preserve">7.1 </w:t>
      </w:r>
      <w:r>
        <w:rPr>
          <w:rFonts w:hint="eastAsia"/>
        </w:rPr>
        <w:t>工作总结</w:t>
      </w:r>
      <w:bookmarkEnd w:id="215"/>
    </w:p>
    <w:p w:rsidR="008415D1" w:rsidRDefault="00124AEC">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6" w:name="_Toc483344180"/>
      <w:r>
        <w:rPr>
          <w:rFonts w:hint="eastAsia"/>
        </w:rPr>
        <w:t xml:space="preserve">7.2 </w:t>
      </w:r>
      <w:r>
        <w:rPr>
          <w:rFonts w:hint="eastAsia"/>
        </w:rPr>
        <w:t>需改进的点</w:t>
      </w:r>
      <w:bookmarkEnd w:id="216"/>
    </w:p>
    <w:p w:rsidR="008415D1" w:rsidRDefault="00124AEC">
      <w:pPr>
        <w:spacing w:line="300" w:lineRule="auto"/>
        <w:ind w:firstLineChars="200" w:firstLine="480"/>
      </w:pPr>
      <w:r>
        <w:rPr>
          <w:rFonts w:hint="eastAsia"/>
        </w:rPr>
        <w:t>本次系统前台使用了</w:t>
      </w:r>
      <w:r>
        <w:rPr>
          <w:rFonts w:hint="eastAsia"/>
        </w:rPr>
        <w:t>dwz</w:t>
      </w:r>
      <w:r>
        <w:rPr>
          <w:rFonts w:hint="eastAsia"/>
        </w:rPr>
        <w:t>国产开源框架，它使得前台页面的开发更加容易便捷，但也使得使用这个框架时，限于对框架本身的不了解，局限了部分功能的实现。在前期准备时应该更多参考框架本身的使用手册以及理解开源代码。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Pr>
          <w:rFonts w:hint="eastAsia"/>
        </w:rPr>
        <w:lastRenderedPageBreak/>
        <w:t>本次系统使用了</w:t>
      </w:r>
      <w:r>
        <w:rPr>
          <w:rFonts w:hint="eastAsia"/>
        </w:rPr>
        <w:t>MVC</w:t>
      </w:r>
      <w:r>
        <w:rPr>
          <w:rFonts w:hint="eastAsia"/>
        </w:rPr>
        <w:t>最根本的</w:t>
      </w:r>
      <w:r>
        <w:rPr>
          <w:rFonts w:hint="eastAsia"/>
        </w:rPr>
        <w:t>Severlet</w:t>
      </w:r>
      <w:r>
        <w:rPr>
          <w:rFonts w:hint="eastAsia"/>
        </w:rPr>
        <w:t>结合</w:t>
      </w:r>
      <w:r>
        <w:rPr>
          <w:rFonts w:hint="eastAsia"/>
        </w:rPr>
        <w:t>JSP</w:t>
      </w:r>
      <w:r>
        <w:rPr>
          <w:rFonts w:hint="eastAsia"/>
        </w:rPr>
        <w:t>页面的方法实现。虽然较为基础通用，但是却不是现今主流使用框架，之后应该更多学习类似</w:t>
      </w:r>
      <w:r>
        <w:rPr>
          <w:rFonts w:hint="eastAsia"/>
        </w:rPr>
        <w:t>spring</w:t>
      </w:r>
      <w:r>
        <w:rPr>
          <w:rFonts w:hint="eastAsia"/>
        </w:rPr>
        <w:t>等现今主流框架。</w:t>
      </w:r>
      <w:r>
        <w:br w:type="page"/>
      </w:r>
    </w:p>
    <w:p w:rsidR="008415D1" w:rsidRDefault="00124AEC">
      <w:pPr>
        <w:pStyle w:val="Heading1"/>
        <w:spacing w:before="960" w:after="480"/>
      </w:pPr>
      <w:bookmarkStart w:id="217" w:name="_Toc483344181"/>
      <w:r>
        <w:rPr>
          <w:rFonts w:hint="eastAsia"/>
        </w:rPr>
        <w:lastRenderedPageBreak/>
        <w:t>参考文献</w:t>
      </w:r>
      <w:bookmarkEnd w:id="217"/>
    </w:p>
    <w:p w:rsidR="008415D1" w:rsidRDefault="00124AEC">
      <w:pPr>
        <w:numPr>
          <w:ilvl w:val="0"/>
          <w:numId w:val="5"/>
        </w:numPr>
        <w:spacing w:beforeLines="50" w:before="120" w:line="300" w:lineRule="auto"/>
        <w:ind w:left="567" w:hanging="142"/>
        <w:rPr>
          <w:sz w:val="21"/>
          <w:szCs w:val="21"/>
        </w:rPr>
      </w:pPr>
      <w:bookmarkStart w:id="218" w:name="_Ref31820"/>
      <w:r>
        <w:rPr>
          <w:rFonts w:hint="eastAsia"/>
          <w:sz w:val="21"/>
          <w:szCs w:val="21"/>
        </w:rPr>
        <w:t>陈显亭．</w:t>
      </w:r>
      <w:r>
        <w:rPr>
          <w:rFonts w:hint="eastAsia"/>
          <w:sz w:val="21"/>
          <w:szCs w:val="21"/>
        </w:rPr>
        <w:t xml:space="preserve"> Java</w:t>
      </w:r>
      <w:r>
        <w:rPr>
          <w:rFonts w:hint="eastAsia"/>
          <w:sz w:val="21"/>
          <w:szCs w:val="21"/>
        </w:rPr>
        <w:t>程序设计</w:t>
      </w:r>
      <w:r>
        <w:rPr>
          <w:rFonts w:hint="eastAsia"/>
          <w:sz w:val="21"/>
          <w:szCs w:val="21"/>
        </w:rPr>
        <w:t>[M].</w:t>
      </w:r>
      <w:r>
        <w:rPr>
          <w:rFonts w:hint="eastAsia"/>
          <w:sz w:val="21"/>
          <w:szCs w:val="21"/>
        </w:rPr>
        <w:t xml:space="preserve">　长春</w:t>
      </w:r>
      <w:r>
        <w:rPr>
          <w:rFonts w:hint="eastAsia"/>
          <w:sz w:val="21"/>
          <w:szCs w:val="21"/>
        </w:rPr>
        <w:t xml:space="preserve">: </w:t>
      </w:r>
      <w:r>
        <w:rPr>
          <w:rFonts w:hint="eastAsia"/>
          <w:sz w:val="21"/>
          <w:szCs w:val="21"/>
        </w:rPr>
        <w:t>吉林大学出版社</w:t>
      </w:r>
      <w:r>
        <w:rPr>
          <w:rFonts w:hint="eastAsia"/>
          <w:sz w:val="21"/>
          <w:szCs w:val="21"/>
        </w:rPr>
        <w:t>, 2011</w:t>
      </w:r>
      <w:bookmarkEnd w:id="218"/>
    </w:p>
    <w:p w:rsidR="008415D1" w:rsidRDefault="00124AEC">
      <w:pPr>
        <w:numPr>
          <w:ilvl w:val="0"/>
          <w:numId w:val="5"/>
        </w:numPr>
        <w:spacing w:beforeLines="50" w:before="120" w:line="300" w:lineRule="auto"/>
        <w:ind w:left="567" w:hanging="142"/>
        <w:rPr>
          <w:sz w:val="21"/>
          <w:szCs w:val="21"/>
        </w:rPr>
      </w:pPr>
      <w:r>
        <w:rPr>
          <w:rFonts w:hint="eastAsia"/>
          <w:sz w:val="21"/>
          <w:szCs w:val="21"/>
        </w:rPr>
        <w:t>蒋金楠．</w:t>
      </w:r>
      <w:r>
        <w:rPr>
          <w:rFonts w:hint="eastAsia"/>
          <w:sz w:val="21"/>
          <w:szCs w:val="21"/>
        </w:rPr>
        <w:t xml:space="preserve"> ASP.NET MVC4</w:t>
      </w:r>
      <w:r>
        <w:rPr>
          <w:rFonts w:hint="eastAsia"/>
          <w:sz w:val="21"/>
          <w:szCs w:val="21"/>
        </w:rPr>
        <w:t>框架揭秘</w:t>
      </w:r>
      <w:r>
        <w:rPr>
          <w:rFonts w:hint="eastAsia"/>
          <w:sz w:val="21"/>
          <w:szCs w:val="21"/>
        </w:rPr>
        <w:t>[</w:t>
      </w:r>
      <w:r>
        <w:rPr>
          <w:sz w:val="21"/>
          <w:szCs w:val="21"/>
        </w:rPr>
        <w:t>M</w:t>
      </w:r>
      <w:r>
        <w:rPr>
          <w:rFonts w:hint="eastAsia"/>
          <w:sz w:val="21"/>
          <w:szCs w:val="21"/>
        </w:rPr>
        <w:t xml:space="preserve">]. </w:t>
      </w:r>
      <w:r>
        <w:rPr>
          <w:rFonts w:hint="eastAsia"/>
          <w:sz w:val="21"/>
          <w:szCs w:val="21"/>
        </w:rPr>
        <w:t>北京：</w:t>
      </w:r>
      <w:r>
        <w:rPr>
          <w:sz w:val="21"/>
          <w:szCs w:val="21"/>
        </w:rPr>
        <w:t>电子工业出版社</w:t>
      </w:r>
      <w:r>
        <w:rPr>
          <w:rFonts w:hint="eastAsia"/>
          <w:sz w:val="21"/>
          <w:szCs w:val="21"/>
        </w:rPr>
        <w:t>,  2013</w:t>
      </w:r>
    </w:p>
    <w:p w:rsidR="008415D1" w:rsidRDefault="00124AEC">
      <w:pPr>
        <w:numPr>
          <w:ilvl w:val="0"/>
          <w:numId w:val="5"/>
        </w:numPr>
        <w:spacing w:beforeLines="50" w:before="120" w:line="300" w:lineRule="auto"/>
        <w:ind w:left="567" w:hanging="142"/>
        <w:rPr>
          <w:sz w:val="21"/>
          <w:szCs w:val="21"/>
        </w:rPr>
      </w:pPr>
      <w:bookmarkStart w:id="219" w:name="_Ref32159"/>
      <w:r>
        <w:rPr>
          <w:rFonts w:hint="eastAsia"/>
          <w:sz w:val="21"/>
          <w:szCs w:val="21"/>
        </w:rPr>
        <w:t>王红．</w:t>
      </w:r>
      <w:r>
        <w:rPr>
          <w:rFonts w:hint="eastAsia"/>
          <w:sz w:val="21"/>
          <w:szCs w:val="21"/>
        </w:rPr>
        <w:t>Java Web</w:t>
      </w:r>
      <w:r>
        <w:rPr>
          <w:rFonts w:hint="eastAsia"/>
          <w:sz w:val="21"/>
          <w:szCs w:val="21"/>
        </w:rPr>
        <w:t>应用开发技术实用教程</w:t>
      </w:r>
      <w:r>
        <w:rPr>
          <w:rFonts w:hint="eastAsia"/>
          <w:sz w:val="21"/>
          <w:szCs w:val="21"/>
        </w:rPr>
        <w:t>[M]</w:t>
      </w:r>
      <w:r>
        <w:rPr>
          <w:rFonts w:hint="eastAsia"/>
          <w:sz w:val="21"/>
          <w:szCs w:val="21"/>
        </w:rPr>
        <w:t>．北京：中国水利水电出版社，</w:t>
      </w:r>
      <w:r>
        <w:rPr>
          <w:rFonts w:hint="eastAsia"/>
          <w:sz w:val="21"/>
          <w:szCs w:val="21"/>
        </w:rPr>
        <w:t>2008</w:t>
      </w:r>
      <w:bookmarkEnd w:id="219"/>
    </w:p>
    <w:p w:rsidR="008415D1" w:rsidRDefault="00124AEC">
      <w:pPr>
        <w:numPr>
          <w:ilvl w:val="0"/>
          <w:numId w:val="5"/>
        </w:numPr>
        <w:spacing w:beforeLines="50" w:before="120" w:line="300" w:lineRule="auto"/>
        <w:ind w:left="567" w:hanging="142"/>
        <w:rPr>
          <w:sz w:val="21"/>
          <w:szCs w:val="21"/>
        </w:rPr>
      </w:pPr>
      <w:r>
        <w:rPr>
          <w:rFonts w:hint="eastAsia"/>
          <w:sz w:val="21"/>
          <w:szCs w:val="21"/>
        </w:rPr>
        <w:t>张海藩，牟永敏．软件工程导论（第</w:t>
      </w:r>
      <w:r>
        <w:rPr>
          <w:rFonts w:hint="eastAsia"/>
          <w:sz w:val="21"/>
          <w:szCs w:val="21"/>
        </w:rPr>
        <w:t>6</w:t>
      </w:r>
      <w:r>
        <w:rPr>
          <w:rFonts w:hint="eastAsia"/>
          <w:sz w:val="21"/>
          <w:szCs w:val="21"/>
        </w:rPr>
        <w:t>版）</w:t>
      </w:r>
      <w:r>
        <w:rPr>
          <w:rFonts w:hint="eastAsia"/>
          <w:sz w:val="21"/>
          <w:szCs w:val="21"/>
        </w:rPr>
        <w:t>[</w:t>
      </w:r>
      <w:r>
        <w:rPr>
          <w:sz w:val="21"/>
          <w:szCs w:val="21"/>
        </w:rPr>
        <w:t>M</w:t>
      </w:r>
      <w:r>
        <w:rPr>
          <w:rFonts w:hint="eastAsia"/>
          <w:sz w:val="21"/>
          <w:szCs w:val="21"/>
        </w:rPr>
        <w:t>]</w:t>
      </w:r>
      <w:r>
        <w:rPr>
          <w:rFonts w:hint="eastAsia"/>
          <w:sz w:val="21"/>
          <w:szCs w:val="21"/>
        </w:rPr>
        <w:t>．北京：清华大学出版社，</w:t>
      </w:r>
      <w:r>
        <w:rPr>
          <w:rFonts w:hint="eastAsia"/>
          <w:sz w:val="21"/>
          <w:szCs w:val="21"/>
        </w:rPr>
        <w:t>2013</w:t>
      </w:r>
    </w:p>
    <w:p w:rsidR="008415D1" w:rsidRDefault="00124AEC">
      <w:pPr>
        <w:numPr>
          <w:ilvl w:val="0"/>
          <w:numId w:val="5"/>
        </w:numPr>
        <w:spacing w:beforeLines="50" w:before="120" w:line="300" w:lineRule="auto"/>
        <w:ind w:left="567" w:hanging="142"/>
        <w:rPr>
          <w:sz w:val="21"/>
          <w:szCs w:val="21"/>
        </w:rPr>
      </w:pPr>
      <w:r>
        <w:rPr>
          <w:rFonts w:hint="eastAsia"/>
          <w:sz w:val="21"/>
          <w:szCs w:val="21"/>
        </w:rPr>
        <w:t>蔡剑，景楠．</w:t>
      </w:r>
      <w:r>
        <w:rPr>
          <w:rFonts w:hint="eastAsia"/>
          <w:sz w:val="21"/>
          <w:szCs w:val="21"/>
        </w:rPr>
        <w:t xml:space="preserve"> Java Web</w:t>
      </w:r>
      <w:r>
        <w:rPr>
          <w:rFonts w:hint="eastAsia"/>
          <w:sz w:val="21"/>
          <w:szCs w:val="21"/>
        </w:rPr>
        <w:t>应用开发：</w:t>
      </w:r>
      <w:r>
        <w:rPr>
          <w:rFonts w:hint="eastAsia"/>
          <w:sz w:val="21"/>
          <w:szCs w:val="21"/>
        </w:rPr>
        <w:t>J2EE</w:t>
      </w:r>
      <w:r>
        <w:rPr>
          <w:rFonts w:hint="eastAsia"/>
          <w:sz w:val="21"/>
          <w:szCs w:val="21"/>
        </w:rPr>
        <w:t>和</w:t>
      </w:r>
      <w:r>
        <w:rPr>
          <w:rFonts w:hint="eastAsia"/>
          <w:sz w:val="21"/>
          <w:szCs w:val="21"/>
        </w:rPr>
        <w:t xml:space="preserve">Tomcat[M]. </w:t>
      </w:r>
      <w:r>
        <w:rPr>
          <w:rFonts w:hint="eastAsia"/>
          <w:sz w:val="21"/>
          <w:szCs w:val="21"/>
        </w:rPr>
        <w:t>北京：清华大学出版社，</w:t>
      </w:r>
      <w:r>
        <w:rPr>
          <w:rFonts w:hint="eastAsia"/>
          <w:sz w:val="21"/>
          <w:szCs w:val="21"/>
        </w:rPr>
        <w:t>2004</w:t>
      </w:r>
    </w:p>
    <w:p w:rsidR="008415D1" w:rsidRDefault="00124AEC">
      <w:pPr>
        <w:numPr>
          <w:ilvl w:val="0"/>
          <w:numId w:val="5"/>
        </w:numPr>
        <w:spacing w:beforeLines="50" w:before="120" w:line="300" w:lineRule="auto"/>
        <w:ind w:left="567" w:hanging="142"/>
        <w:rPr>
          <w:sz w:val="21"/>
          <w:szCs w:val="21"/>
        </w:rPr>
      </w:pPr>
      <w:r>
        <w:rPr>
          <w:rFonts w:hint="eastAsia"/>
          <w:sz w:val="21"/>
          <w:szCs w:val="21"/>
        </w:rPr>
        <w:t>王卫红．软件工程实践教程</w:t>
      </w:r>
      <w:r>
        <w:rPr>
          <w:rFonts w:hint="eastAsia"/>
          <w:sz w:val="21"/>
          <w:szCs w:val="21"/>
        </w:rPr>
        <w:t xml:space="preserve">[M]. </w:t>
      </w:r>
      <w:r>
        <w:rPr>
          <w:rFonts w:hint="eastAsia"/>
          <w:sz w:val="21"/>
          <w:szCs w:val="21"/>
        </w:rPr>
        <w:t>北京：机械工程出版社</w:t>
      </w:r>
      <w:r>
        <w:rPr>
          <w:rFonts w:hint="eastAsia"/>
          <w:sz w:val="21"/>
          <w:szCs w:val="21"/>
        </w:rPr>
        <w:t>, 2015</w:t>
      </w:r>
    </w:p>
    <w:p w:rsidR="008415D1" w:rsidRDefault="00124AEC">
      <w:pPr>
        <w:numPr>
          <w:ilvl w:val="0"/>
          <w:numId w:val="5"/>
        </w:numPr>
        <w:spacing w:beforeLines="50" w:before="12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Thinking in Java.</w:t>
      </w:r>
      <w:r>
        <w:rPr>
          <w:rFonts w:ascii="微软雅黑" w:eastAsia="微软雅黑" w:hAnsi="微软雅黑" w:cs="Arial" w:hint="eastAsia"/>
          <w:color w:val="333333"/>
          <w:sz w:val="18"/>
        </w:rPr>
        <w:t xml:space="preserve"> </w:t>
      </w:r>
      <w:r>
        <w:rPr>
          <w:rFonts w:hint="eastAsia"/>
          <w:bCs/>
          <w:iCs/>
          <w:sz w:val="21"/>
          <w:szCs w:val="21"/>
        </w:rPr>
        <w:t>Upper Saddle River</w:t>
      </w:r>
      <w:r>
        <w:rPr>
          <w:rFonts w:hint="eastAsia"/>
          <w:bCs/>
          <w:sz w:val="21"/>
          <w:szCs w:val="21"/>
        </w:rPr>
        <w:t>:Prentice Hall</w:t>
      </w:r>
      <w:r>
        <w:rPr>
          <w:rFonts w:hint="eastAsia"/>
          <w:sz w:val="21"/>
          <w:szCs w:val="21"/>
        </w:rPr>
        <w:t>, 2006</w:t>
      </w:r>
    </w:p>
    <w:p w:rsidR="008415D1" w:rsidRDefault="00124AEC">
      <w:pPr>
        <w:numPr>
          <w:ilvl w:val="0"/>
          <w:numId w:val="5"/>
        </w:numPr>
        <w:spacing w:beforeLines="50" w:before="120" w:line="300" w:lineRule="auto"/>
        <w:ind w:left="567" w:hanging="142"/>
        <w:rPr>
          <w:sz w:val="21"/>
          <w:szCs w:val="21"/>
        </w:rPr>
      </w:pPr>
      <w:r>
        <w:rPr>
          <w:rFonts w:hint="eastAsia"/>
          <w:sz w:val="21"/>
          <w:szCs w:val="21"/>
        </w:rPr>
        <w:t>Goodwill</w:t>
      </w:r>
      <w:r>
        <w:rPr>
          <w:sz w:val="21"/>
          <w:szCs w:val="21"/>
        </w:rPr>
        <w:t xml:space="preserve"> </w:t>
      </w:r>
      <w:r>
        <w:rPr>
          <w:rFonts w:hint="eastAsia"/>
          <w:sz w:val="21"/>
          <w:szCs w:val="21"/>
        </w:rPr>
        <w:t>J. Pure Java Server Pages.</w:t>
      </w:r>
      <w:r>
        <w:rPr>
          <w:sz w:val="21"/>
          <w:szCs w:val="21"/>
        </w:rPr>
        <w:t xml:space="preserve"> </w:t>
      </w:r>
      <w:r>
        <w:rPr>
          <w:rFonts w:hint="eastAsia"/>
          <w:sz w:val="21"/>
          <w:szCs w:val="21"/>
        </w:rPr>
        <w:t>Indianapolis Ind: Sams, 2000</w:t>
      </w:r>
    </w:p>
    <w:p w:rsidR="008415D1" w:rsidRDefault="00124AEC">
      <w:pPr>
        <w:widowControl/>
        <w:jc w:val="left"/>
      </w:pPr>
      <w:r>
        <w:br w:type="page"/>
      </w:r>
    </w:p>
    <w:p w:rsidR="008415D1" w:rsidRDefault="00124AEC">
      <w:pPr>
        <w:pStyle w:val="Heading1"/>
        <w:spacing w:before="960" w:after="480"/>
      </w:pPr>
      <w:bookmarkStart w:id="220" w:name="_Toc483344182"/>
      <w:r>
        <w:rPr>
          <w:rFonts w:hint="eastAsia"/>
        </w:rPr>
        <w:lastRenderedPageBreak/>
        <w:t>致</w:t>
      </w:r>
      <w:r>
        <w:rPr>
          <w:rFonts w:hint="eastAsia"/>
        </w:rPr>
        <w:t xml:space="preserve">  </w:t>
      </w:r>
      <w:r>
        <w:rPr>
          <w:rFonts w:hint="eastAsia"/>
        </w:rPr>
        <w:t>谢</w:t>
      </w:r>
      <w:bookmarkEnd w:id="220"/>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21" w:name="_Toc483344183"/>
      <w:bookmarkStart w:id="222" w:name="_Toc27522"/>
      <w:r>
        <w:rPr>
          <w:rFonts w:hint="eastAsia"/>
        </w:rPr>
        <w:lastRenderedPageBreak/>
        <w:t>附录</w:t>
      </w:r>
      <w:r>
        <w:rPr>
          <w:rFonts w:hint="eastAsia"/>
        </w:rPr>
        <w:t xml:space="preserve">A: </w:t>
      </w:r>
      <w:r>
        <w:rPr>
          <w:rFonts w:hint="eastAsia"/>
        </w:rPr>
        <w:t>主要源代码</w:t>
      </w:r>
      <w:bookmarkEnd w:id="221"/>
      <w:bookmarkEnd w:id="222"/>
    </w:p>
    <w:p w:rsidR="008415D1" w:rsidRDefault="00124AEC">
      <w:pPr>
        <w:spacing w:line="300" w:lineRule="auto"/>
        <w:rPr>
          <w:szCs w:val="24"/>
        </w:rPr>
      </w:pPr>
      <w:r>
        <w:rPr>
          <w:rFonts w:hint="eastAsia"/>
          <w:szCs w:val="24"/>
        </w:rPr>
        <w:t>1</w:t>
      </w:r>
      <w:r>
        <w:rPr>
          <w:rFonts w:hint="eastAsia"/>
          <w:szCs w:val="24"/>
        </w:rPr>
        <w:t>、</w:t>
      </w:r>
      <w:r>
        <w:rPr>
          <w:rFonts w:hint="eastAsia"/>
          <w:szCs w:val="24"/>
        </w:rPr>
        <w:t>ISclassdetailsearch.html</w:t>
      </w:r>
    </w:p>
    <w:p w:rsidR="008415D1" w:rsidRDefault="00124AEC">
      <w:pPr>
        <w:spacing w:line="300" w:lineRule="auto"/>
        <w:rPr>
          <w:szCs w:val="24"/>
        </w:rPr>
      </w:pPr>
      <w:r>
        <w:rPr>
          <w:szCs w:val="24"/>
        </w:rPr>
        <w:t>&lt;script type="text/javascript"&gt;</w:t>
      </w: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"/BN1/classdetailsearchtest",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szCs w:val="24"/>
        </w:rPr>
        <w:t xml:space="preserve">    </w:t>
      </w:r>
      <w:r>
        <w:rPr>
          <w:szCs w:val="24"/>
        </w:rPr>
        <w:tab/>
      </w:r>
      <w:r>
        <w:rPr>
          <w:szCs w:val="24"/>
        </w:rPr>
        <w:tab/>
        <w:t>var str="&lt;thead&gt;&lt;tr&gt;&lt;th&gt;</w:t>
      </w:r>
      <w:r>
        <w:rPr>
          <w:szCs w:val="24"/>
        </w:rPr>
        <w:t>课程</w:t>
      </w:r>
      <w:r>
        <w:rPr>
          <w:szCs w:val="24"/>
        </w:rPr>
        <w:t>ID&lt;th&gt;</w:t>
      </w:r>
      <w:r>
        <w:rPr>
          <w:szCs w:val="24"/>
        </w:rPr>
        <w:t>课程名称</w:t>
      </w:r>
      <w:r>
        <w:rPr>
          <w:szCs w:val="24"/>
        </w:rPr>
        <w:t>&lt;th&gt;</w:t>
      </w:r>
      <w:r>
        <w:rPr>
          <w:szCs w:val="24"/>
        </w:rPr>
        <w:t>教师</w:t>
      </w:r>
      <w:r>
        <w:rPr>
          <w:szCs w:val="24"/>
        </w:rPr>
        <w:t>ID&lt;th&gt;</w:t>
      </w:r>
      <w:r>
        <w:rPr>
          <w:szCs w:val="24"/>
        </w:rPr>
        <w:t>教师姓名</w:t>
      </w:r>
      <w:r>
        <w:rPr>
          <w:szCs w:val="24"/>
        </w:rPr>
        <w:t>&lt;th&gt;</w:t>
      </w:r>
      <w:r>
        <w:rPr>
          <w:szCs w:val="24"/>
        </w:rPr>
        <w:t>查看详情</w:t>
      </w:r>
      <w:r>
        <w:rPr>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str+="&lt;tr&gt;&lt;td&gt;"+content.id+"&lt;/td&gt;&lt;td&gt;"+content.name+"&lt;/td&gt;&lt;td&gt;"+content.teacherid+"&lt;/td&gt;&lt;td&gt;"+content.teacher+"&lt;/td&gt;";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str+="&lt;td&gt;&lt;a class='button' onclick='show("+content.id+")' target='navTab' href='ISaclassdetail.html' rel='classdetail'&gt;&lt;span&gt;</w:t>
      </w:r>
      <w:r>
        <w:rPr>
          <w:szCs w:val="24"/>
        </w:rPr>
        <w:t>查看详情</w:t>
      </w:r>
      <w:r>
        <w:rPr>
          <w:szCs w:val="24"/>
        </w:rPr>
        <w:t>&lt;/span&gt;&lt;/a&gt;&lt;/td&gt;"</w:t>
      </w:r>
    </w:p>
    <w:p w:rsidR="008415D1" w:rsidRDefault="00124AEC">
      <w:pPr>
        <w:spacing w:line="300" w:lineRule="auto"/>
        <w:rPr>
          <w:szCs w:val="24"/>
        </w:rPr>
      </w:pPr>
      <w:r>
        <w:rPr>
          <w:szCs w:val="24"/>
        </w:rPr>
        <w:lastRenderedPageBreak/>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show(oid){</w:t>
      </w:r>
    </w:p>
    <w:p w:rsidR="008415D1" w:rsidRDefault="00124AEC">
      <w:pPr>
        <w:spacing w:line="300" w:lineRule="auto"/>
        <w:rPr>
          <w:szCs w:val="24"/>
        </w:rPr>
      </w:pPr>
      <w:r>
        <w:rPr>
          <w:szCs w:val="24"/>
        </w:rPr>
        <w:t xml:space="preserve">      </w:t>
      </w:r>
      <w:r>
        <w:rPr>
          <w:szCs w:val="24"/>
        </w:rPr>
        <w:tab/>
        <w:t>setCookie("id",oid);</w:t>
      </w:r>
    </w:p>
    <w:p w:rsidR="008415D1" w:rsidRDefault="00124AEC">
      <w:pPr>
        <w:spacing w:line="300" w:lineRule="auto"/>
        <w:rPr>
          <w:szCs w:val="24"/>
        </w:rPr>
      </w:pPr>
      <w:r>
        <w:rPr>
          <w:szCs w:val="24"/>
        </w:rPr>
        <w:t xml:space="preserve">      </w:t>
      </w:r>
      <w:r>
        <w:rPr>
          <w:szCs w:val="24"/>
        </w:rPr>
        <w:tab/>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setCookie(id,value){</w:t>
      </w:r>
    </w:p>
    <w:p w:rsidR="008415D1" w:rsidRDefault="00124AEC">
      <w:pPr>
        <w:spacing w:line="300" w:lineRule="auto"/>
        <w:rPr>
          <w:szCs w:val="24"/>
        </w:rPr>
      </w:pPr>
      <w:r>
        <w:rPr>
          <w:szCs w:val="24"/>
        </w:rPr>
        <w:t xml:space="preserve">    </w:t>
      </w:r>
      <w:r>
        <w:rPr>
          <w:szCs w:val="24"/>
        </w:rPr>
        <w:tab/>
        <w:t>var exp = new Date();  </w:t>
      </w:r>
    </w:p>
    <w:p w:rsidR="008415D1" w:rsidRDefault="00124AEC">
      <w:pPr>
        <w:spacing w:line="300" w:lineRule="auto"/>
        <w:rPr>
          <w:szCs w:val="24"/>
        </w:rPr>
      </w:pPr>
      <w:r>
        <w:rPr>
          <w:szCs w:val="24"/>
        </w:rPr>
        <w:t xml:space="preserve">    </w:t>
      </w:r>
      <w:r>
        <w:rPr>
          <w:szCs w:val="24"/>
        </w:rPr>
        <w:tab/>
        <w:t>exp.setTime(exp.getTime() + 10 * 1000); //10s</w:t>
      </w:r>
      <w:r>
        <w:rPr>
          <w:szCs w:val="24"/>
        </w:rPr>
        <w:t>过期</w:t>
      </w:r>
      <w:r>
        <w:rPr>
          <w:szCs w:val="24"/>
        </w:rPr>
        <w:t>  </w:t>
      </w:r>
    </w:p>
    <w:p w:rsidR="008415D1" w:rsidRDefault="00124AEC">
      <w:pPr>
        <w:spacing w:line="300" w:lineRule="auto"/>
        <w:rPr>
          <w:szCs w:val="24"/>
        </w:rPr>
      </w:pPr>
      <w:r>
        <w:rPr>
          <w:szCs w:val="24"/>
        </w:rPr>
        <w:tab/>
        <w:t>document.cookie = id+"=" + encodeURIComponent(value) + ";expires=" + exp.toGMTString()+";path=/"; //to get cookie must reset path </w:t>
      </w:r>
    </w:p>
    <w:p w:rsidR="008415D1" w:rsidRDefault="00124AEC">
      <w:pPr>
        <w:spacing w:line="300" w:lineRule="auto"/>
        <w:rPr>
          <w:szCs w:val="24"/>
        </w:rPr>
      </w:pPr>
      <w:r>
        <w:rPr>
          <w:szCs w:val="24"/>
        </w:rPr>
        <w:t xml:space="preserve">    </w:t>
      </w:r>
      <w:r>
        <w:rPr>
          <w:szCs w:val="24"/>
        </w:rPr>
        <w:tab/>
        <w:t>return true;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getsearch(){</w:t>
      </w:r>
    </w:p>
    <w:p w:rsidR="008415D1" w:rsidRDefault="00124AEC">
      <w:pPr>
        <w:spacing w:line="300" w:lineRule="auto"/>
        <w:rPr>
          <w:szCs w:val="24"/>
        </w:rPr>
      </w:pPr>
      <w:r>
        <w:rPr>
          <w:szCs w:val="24"/>
        </w:rPr>
        <w:t xml:space="preserve">   </w:t>
      </w:r>
      <w:r>
        <w:rPr>
          <w:szCs w:val="24"/>
        </w:rPr>
        <w:tab/>
        <w:t xml:space="preserve">    </w:t>
      </w:r>
      <w:r>
        <w:rPr>
          <w:szCs w:val="24"/>
        </w:rPr>
        <w:tab/>
        <w:t xml:space="preserve"> var searchcon=document.getElementById('selectcons').value;</w:t>
      </w:r>
    </w:p>
    <w:p w:rsidR="008415D1" w:rsidRDefault="00124AEC">
      <w:pPr>
        <w:spacing w:line="300" w:lineRule="auto"/>
        <w:rPr>
          <w:szCs w:val="24"/>
        </w:rPr>
      </w:pPr>
      <w:r>
        <w:rPr>
          <w:szCs w:val="24"/>
        </w:rPr>
        <w:t xml:space="preserve">   </w:t>
      </w:r>
      <w:r>
        <w:rPr>
          <w:szCs w:val="24"/>
        </w:rPr>
        <w:tab/>
        <w:t xml:space="preserve"> var searchvalue=document.getElementById('keywords').value;</w:t>
      </w:r>
    </w:p>
    <w:p w:rsidR="008415D1" w:rsidRDefault="00124AEC">
      <w:pPr>
        <w:spacing w:line="300" w:lineRule="auto"/>
        <w:rPr>
          <w:szCs w:val="24"/>
        </w:rPr>
      </w:pPr>
      <w:r>
        <w:rPr>
          <w:szCs w:val="24"/>
        </w:rPr>
        <w:t xml:space="preserve">   </w:t>
      </w:r>
      <w:r>
        <w:rPr>
          <w:szCs w:val="24"/>
        </w:rPr>
        <w:tab/>
        <w:t xml:space="preserve"> setCookie("selection",searchcon);</w:t>
      </w:r>
    </w:p>
    <w:p w:rsidR="008415D1" w:rsidRDefault="00124AEC">
      <w:pPr>
        <w:spacing w:line="300" w:lineRule="auto"/>
        <w:rPr>
          <w:szCs w:val="24"/>
        </w:rPr>
      </w:pPr>
      <w:r>
        <w:rPr>
          <w:szCs w:val="24"/>
        </w:rPr>
        <w:t xml:space="preserve">   </w:t>
      </w:r>
      <w:r>
        <w:rPr>
          <w:szCs w:val="24"/>
        </w:rPr>
        <w:tab/>
        <w:t xml:space="preserve"> setCookie("searchvalue",searchvalue);</w:t>
      </w:r>
    </w:p>
    <w:p w:rsidR="008415D1" w:rsidRDefault="008415D1">
      <w:pPr>
        <w:spacing w:line="300" w:lineRule="auto"/>
        <w:rPr>
          <w:szCs w:val="24"/>
        </w:rPr>
      </w:pPr>
    </w:p>
    <w:p w:rsidR="008415D1" w:rsidRDefault="00124AEC">
      <w:pPr>
        <w:spacing w:line="300" w:lineRule="auto"/>
        <w:rPr>
          <w:szCs w:val="24"/>
        </w:rPr>
      </w:pPr>
      <w:r>
        <w:rPr>
          <w:szCs w:val="24"/>
        </w:rPr>
        <w:t xml:space="preserve">   } </w:t>
      </w:r>
    </w:p>
    <w:p w:rsidR="008415D1" w:rsidRDefault="00124AEC">
      <w:pPr>
        <w:spacing w:line="300" w:lineRule="auto"/>
        <w:rPr>
          <w:szCs w:val="24"/>
        </w:rPr>
      </w:pPr>
      <w:r>
        <w:rPr>
          <w:szCs w:val="24"/>
        </w:rPr>
        <w:lastRenderedPageBreak/>
        <w:t>&lt;/script&gt;</w:t>
      </w:r>
    </w:p>
    <w:p w:rsidR="008415D1" w:rsidRDefault="00124AEC">
      <w:pPr>
        <w:spacing w:line="300" w:lineRule="auto"/>
        <w:rPr>
          <w:szCs w:val="24"/>
        </w:rPr>
      </w:pPr>
      <w:r>
        <w:rPr>
          <w:szCs w:val="24"/>
        </w:rPr>
        <w:t>&lt;form action='' onsubmit='' class="pageForm required-validate"  method='post'&gt;</w:t>
      </w:r>
    </w:p>
    <w:p w:rsidR="008415D1" w:rsidRDefault="00124AEC">
      <w:pPr>
        <w:spacing w:line="300" w:lineRule="auto"/>
        <w:rPr>
          <w:szCs w:val="24"/>
        </w:rPr>
      </w:pPr>
      <w:r>
        <w:rPr>
          <w:szCs w:val="24"/>
        </w:rPr>
        <w:tab/>
        <w:t>&lt;div class='searchBar'&gt;</w:t>
      </w:r>
    </w:p>
    <w:p w:rsidR="008415D1" w:rsidRDefault="00124AEC">
      <w:pPr>
        <w:spacing w:line="300" w:lineRule="auto"/>
        <w:rPr>
          <w:szCs w:val="24"/>
        </w:rPr>
      </w:pPr>
      <w:r>
        <w:rPr>
          <w:szCs w:val="24"/>
        </w:rPr>
        <w:tab/>
      </w:r>
      <w:r>
        <w:rPr>
          <w:szCs w:val="24"/>
        </w:rPr>
        <w:tab/>
        <w:t>&lt;table class='searchContent'&gt;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 class='combox' name='key' id='selectcons'&gt;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value=''&gt;</w:t>
      </w:r>
      <w:r>
        <w:rPr>
          <w:szCs w:val="24"/>
        </w:rPr>
        <w:t>选择查询条件</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value='1'&gt;</w:t>
      </w:r>
      <w:r>
        <w:rPr>
          <w:szCs w:val="24"/>
        </w:rPr>
        <w:t>课程</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value='2'&gt;</w:t>
      </w:r>
      <w:r>
        <w:rPr>
          <w:szCs w:val="24"/>
        </w:rPr>
        <w:t>教师</w:t>
      </w:r>
      <w:r>
        <w:rPr>
          <w:szCs w:val="24"/>
        </w:rPr>
        <w:t>ID&lt;/option&gt;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t>&lt;option value='3'&gt;</w:t>
      </w:r>
      <w:r>
        <w:rPr>
          <w:szCs w:val="24"/>
        </w:rPr>
        <w:t>课程名称</w:t>
      </w:r>
      <w:r>
        <w:rPr>
          <w:szCs w:val="24"/>
        </w:rPr>
        <w:t>&lt;/option&gt;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ab/>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t>&lt;/select&gt;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r>
      <w:r>
        <w:rPr>
          <w:szCs w:val="24"/>
        </w:rPr>
        <w:tab/>
      </w:r>
      <w:r>
        <w:rPr>
          <w:szCs w:val="24"/>
        </w:rPr>
        <w:tab/>
      </w:r>
      <w:r>
        <w:rPr>
          <w:szCs w:val="24"/>
        </w:rPr>
        <w:t>搜索关键词：</w:t>
      </w:r>
      <w:r>
        <w:rPr>
          <w:szCs w:val="24"/>
        </w:rPr>
        <w:t>&lt;input type='text' name='keyword' id='keywords'/&gt;</w:t>
      </w:r>
    </w:p>
    <w:p w:rsidR="008415D1" w:rsidRDefault="00124AEC">
      <w:pPr>
        <w:spacing w:line="300" w:lineRule="auto"/>
        <w:rPr>
          <w:szCs w:val="24"/>
        </w:rPr>
      </w:pPr>
      <w:r>
        <w:rPr>
          <w:szCs w:val="24"/>
        </w:rPr>
        <w:tab/>
      </w:r>
      <w:r>
        <w:rPr>
          <w:szCs w:val="24"/>
        </w:rPr>
        <w:tab/>
      </w:r>
      <w:r>
        <w:rPr>
          <w:szCs w:val="24"/>
        </w:rPr>
        <w:tab/>
      </w:r>
      <w:r>
        <w:rPr>
          <w:szCs w:val="24"/>
        </w:rPr>
        <w:tab/>
        <w:t>&lt;/td&gt;</w:t>
      </w:r>
    </w:p>
    <w:p w:rsidR="008415D1" w:rsidRDefault="00124AEC">
      <w:pPr>
        <w:spacing w:line="300" w:lineRule="auto"/>
        <w:rPr>
          <w:szCs w:val="24"/>
        </w:rPr>
      </w:pPr>
      <w:r>
        <w:rPr>
          <w:szCs w:val="24"/>
        </w:rPr>
        <w:tab/>
      </w:r>
      <w:r>
        <w:rPr>
          <w:szCs w:val="24"/>
        </w:rPr>
        <w:tab/>
      </w:r>
      <w:r>
        <w:rPr>
          <w:szCs w:val="24"/>
        </w:rPr>
        <w:tab/>
        <w:t>&lt;/tr&gt;</w:t>
      </w:r>
    </w:p>
    <w:p w:rsidR="008415D1" w:rsidRDefault="00124AEC">
      <w:pPr>
        <w:spacing w:line="300" w:lineRule="auto"/>
        <w:rPr>
          <w:szCs w:val="24"/>
        </w:rPr>
      </w:pPr>
      <w:r>
        <w:rPr>
          <w:szCs w:val="24"/>
        </w:rPr>
        <w:tab/>
      </w:r>
      <w:r>
        <w:rPr>
          <w:szCs w:val="24"/>
        </w:rPr>
        <w:tab/>
        <w:t>&lt;/table&gt;</w:t>
      </w:r>
    </w:p>
    <w:p w:rsidR="008415D1" w:rsidRDefault="008415D1">
      <w:pPr>
        <w:spacing w:line="300" w:lineRule="auto"/>
        <w:rPr>
          <w:szCs w:val="24"/>
        </w:rPr>
      </w:pPr>
    </w:p>
    <w:p w:rsidR="008415D1" w:rsidRDefault="00124AEC">
      <w:pPr>
        <w:spacing w:line="300" w:lineRule="auto"/>
        <w:rPr>
          <w:szCs w:val="24"/>
        </w:rPr>
      </w:pPr>
      <w:r>
        <w:rPr>
          <w:szCs w:val="24"/>
        </w:rPr>
        <w:tab/>
      </w:r>
      <w:r>
        <w:rPr>
          <w:szCs w:val="24"/>
        </w:rPr>
        <w:tab/>
        <w:t>&lt;div class='subBar'&gt;&lt;ul&gt;</w:t>
      </w:r>
    </w:p>
    <w:p w:rsidR="008415D1" w:rsidRDefault="00124AEC">
      <w:pPr>
        <w:spacing w:line="300" w:lineRule="auto"/>
        <w:rPr>
          <w:szCs w:val="24"/>
        </w:rPr>
      </w:pPr>
      <w:r>
        <w:rPr>
          <w:szCs w:val="24"/>
        </w:rPr>
        <w:tab/>
      </w:r>
      <w:r>
        <w:rPr>
          <w:szCs w:val="24"/>
        </w:rPr>
        <w:tab/>
        <w:t>&lt;li&gt;&lt;a class='button' onclick='getsearch()' href='ISclassdetailsearch.html'  target='navTab' rel='page2'&gt;&lt;span&gt;</w:t>
      </w:r>
      <w:r>
        <w:rPr>
          <w:szCs w:val="24"/>
        </w:rPr>
        <w:t>搜索</w:t>
      </w:r>
      <w:r>
        <w:rPr>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r>
      <w:r>
        <w:rPr>
          <w:szCs w:val="24"/>
        </w:rPr>
        <w:tab/>
        <w:t>&lt;/div&gt;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lastRenderedPageBreak/>
        <w:tab/>
        <w:t>&lt;div id='div' style='width:1200px; height:900px; overflow:auto;'&gt;</w:t>
      </w:r>
    </w:p>
    <w:p w:rsidR="008415D1" w:rsidRDefault="00124AEC">
      <w:pPr>
        <w:spacing w:line="300" w:lineRule="auto"/>
        <w:rPr>
          <w:szCs w:val="24"/>
        </w:rPr>
      </w:pPr>
      <w:r>
        <w:rPr>
          <w:szCs w:val="24"/>
        </w:rPr>
        <w:tab/>
      </w:r>
      <w:r>
        <w:rPr>
          <w:szCs w:val="24"/>
        </w:rPr>
        <w:tab/>
        <w:t>&lt;table id='table1' 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2</w:t>
      </w:r>
      <w:r>
        <w:rPr>
          <w:rFonts w:hint="eastAsia"/>
          <w:szCs w:val="24"/>
        </w:rPr>
        <w:t>、</w:t>
      </w:r>
      <w:r>
        <w:rPr>
          <w:rFonts w:hint="eastAsia"/>
          <w:szCs w:val="24"/>
        </w:rPr>
        <w:t>ISCourselist.html</w:t>
      </w:r>
    </w:p>
    <w:p w:rsidR="008415D1" w:rsidRDefault="00124AEC">
      <w:pPr>
        <w:spacing w:line="300" w:lineRule="auto"/>
        <w:rPr>
          <w:szCs w:val="24"/>
        </w:rPr>
      </w:pPr>
      <w:r>
        <w:rPr>
          <w:szCs w:val="24"/>
        </w:rPr>
        <w:t>&lt;!DOCTYPE html&gt;</w:t>
      </w:r>
    </w:p>
    <w:p w:rsidR="008415D1" w:rsidRDefault="00124AEC">
      <w:pPr>
        <w:spacing w:line="300" w:lineRule="auto"/>
        <w:rPr>
          <w:szCs w:val="24"/>
        </w:rPr>
      </w:pPr>
      <w:r>
        <w:rPr>
          <w:szCs w:val="24"/>
        </w:rPr>
        <w:t>&lt;html&gt;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&lt;meta charset="UTF-8"&gt;</w:t>
      </w:r>
    </w:p>
    <w:p w:rsidR="008415D1" w:rsidRDefault="00124AEC">
      <w:pPr>
        <w:spacing w:line="300" w:lineRule="auto"/>
        <w:rPr>
          <w:szCs w:val="24"/>
        </w:rPr>
      </w:pPr>
      <w:r>
        <w:rPr>
          <w:szCs w:val="24"/>
        </w:rPr>
        <w:t>&lt;title&gt;Insert title here&lt;/title&gt;</w:t>
      </w:r>
    </w:p>
    <w:p w:rsidR="008415D1" w:rsidRDefault="00124AEC">
      <w:pPr>
        <w:spacing w:line="300" w:lineRule="auto"/>
        <w:rPr>
          <w:szCs w:val="24"/>
        </w:rPr>
      </w:pPr>
      <w:r>
        <w:rPr>
          <w:szCs w:val="24"/>
        </w:rPr>
        <w:t>&lt;/head&gt;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&lt;script type="text/javascript"&gt;</w:t>
      </w:r>
    </w:p>
    <w:p w:rsidR="008415D1" w:rsidRDefault="008415D1">
      <w:pPr>
        <w:spacing w:line="300" w:lineRule="auto"/>
        <w:rPr>
          <w:szCs w:val="24"/>
        </w:rPr>
      </w:pPr>
    </w:p>
    <w:p w:rsidR="008415D1" w:rsidRDefault="00124AEC">
      <w:pPr>
        <w:spacing w:line="300" w:lineRule="auto"/>
        <w:rPr>
          <w:szCs w:val="24"/>
        </w:rPr>
      </w:pPr>
      <w:r>
        <w:rPr>
          <w:szCs w:val="24"/>
        </w:rPr>
        <w:t xml:space="preserve">  $(function() {  </w:t>
      </w:r>
    </w:p>
    <w:p w:rsidR="008415D1" w:rsidRDefault="00124AEC">
      <w:pPr>
        <w:spacing w:line="300" w:lineRule="auto"/>
        <w:rPr>
          <w:szCs w:val="24"/>
        </w:rPr>
      </w:pPr>
      <w:r>
        <w:rPr>
          <w:szCs w:val="24"/>
        </w:rPr>
        <w:t xml:space="preserve">      $.ajax({</w:t>
      </w:r>
    </w:p>
    <w:p w:rsidR="008415D1" w:rsidRDefault="00124AEC">
      <w:pPr>
        <w:spacing w:line="300" w:lineRule="auto"/>
        <w:rPr>
          <w:szCs w:val="24"/>
        </w:rPr>
      </w:pPr>
      <w:r>
        <w:rPr>
          <w:szCs w:val="24"/>
        </w:rPr>
        <w:t xml:space="preserve">          url : "/BN1/courselist",</w:t>
      </w:r>
    </w:p>
    <w:p w:rsidR="008415D1" w:rsidRDefault="00124AEC">
      <w:pPr>
        <w:spacing w:line="300" w:lineRule="auto"/>
        <w:rPr>
          <w:szCs w:val="24"/>
        </w:rPr>
      </w:pPr>
      <w:r>
        <w:rPr>
          <w:szCs w:val="24"/>
        </w:rPr>
        <w:t xml:space="preserve">          dataType : "json",</w:t>
      </w:r>
    </w:p>
    <w:p w:rsidR="008415D1" w:rsidRDefault="00124AEC">
      <w:pPr>
        <w:spacing w:line="300" w:lineRule="auto"/>
        <w:rPr>
          <w:szCs w:val="24"/>
        </w:rPr>
      </w:pPr>
      <w:r>
        <w:rPr>
          <w:szCs w:val="24"/>
        </w:rPr>
        <w:t xml:space="preserve">          type : "post",</w:t>
      </w:r>
    </w:p>
    <w:p w:rsidR="008415D1" w:rsidRDefault="00124AEC">
      <w:pPr>
        <w:spacing w:line="300" w:lineRule="auto"/>
        <w:rPr>
          <w:szCs w:val="24"/>
        </w:rPr>
      </w:pPr>
      <w:r>
        <w:rPr>
          <w:szCs w:val="24"/>
        </w:rPr>
        <w:t xml:space="preserve">          async:false,</w:t>
      </w:r>
    </w:p>
    <w:p w:rsidR="008415D1" w:rsidRDefault="00124AEC">
      <w:pPr>
        <w:spacing w:line="300" w:lineRule="auto"/>
        <w:rPr>
          <w:szCs w:val="24"/>
        </w:rPr>
      </w:pPr>
      <w:r>
        <w:rPr>
          <w:szCs w:val="24"/>
        </w:rPr>
        <w:t xml:space="preserve">          success : showresult,</w:t>
      </w:r>
    </w:p>
    <w:p w:rsidR="008415D1" w:rsidRDefault="00124AEC">
      <w:pPr>
        <w:spacing w:line="300" w:lineRule="auto"/>
        <w:rPr>
          <w:szCs w:val="24"/>
        </w:rPr>
      </w:pPr>
      <w:r>
        <w:rPr>
          <w:szCs w:val="24"/>
        </w:rPr>
        <w:t xml:space="preserve">          error : function(){</w:t>
      </w:r>
    </w:p>
    <w:p w:rsidR="008415D1" w:rsidRDefault="00124AEC">
      <w:pPr>
        <w:spacing w:line="300" w:lineRule="auto"/>
        <w:rPr>
          <w:szCs w:val="24"/>
        </w:rPr>
      </w:pPr>
      <w:r>
        <w:rPr>
          <w:szCs w:val="24"/>
        </w:rPr>
        <w:t xml:space="preserve">        </w:t>
      </w:r>
      <w:r>
        <w:rPr>
          <w:szCs w:val="24"/>
        </w:rPr>
        <w:tab/>
        <w:t xml:space="preserve">  alert("error");</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lastRenderedPageBreak/>
        <w:t xml:space="preserve">    });  </w:t>
      </w:r>
    </w:p>
    <w:p w:rsidR="008415D1" w:rsidRDefault="00124AEC">
      <w:pPr>
        <w:spacing w:line="300" w:lineRule="auto"/>
        <w:rPr>
          <w:szCs w:val="24"/>
        </w:rPr>
      </w:pPr>
      <w:r>
        <w:rPr>
          <w:szCs w:val="24"/>
        </w:rPr>
        <w:t xml:space="preserve">  </w:t>
      </w:r>
    </w:p>
    <w:p w:rsidR="008415D1" w:rsidRDefault="00124AEC">
      <w:pPr>
        <w:spacing w:line="300" w:lineRule="auto"/>
        <w:rPr>
          <w:szCs w:val="24"/>
        </w:rPr>
      </w:pPr>
      <w:r>
        <w:rPr>
          <w:szCs w:val="24"/>
        </w:rPr>
        <w:t xml:space="preserve">    function showresult(jsonto) {</w:t>
      </w:r>
    </w:p>
    <w:p w:rsidR="008415D1" w:rsidRDefault="00124AEC">
      <w:pPr>
        <w:spacing w:line="300" w:lineRule="auto"/>
        <w:rPr>
          <w:szCs w:val="24"/>
        </w:rPr>
      </w:pPr>
      <w:r>
        <w:rPr>
          <w:szCs w:val="24"/>
        </w:rPr>
        <w:t xml:space="preserve">    </w:t>
      </w:r>
      <w:r>
        <w:rPr>
          <w:szCs w:val="24"/>
        </w:rPr>
        <w:tab/>
        <w:t>if(jsonto!=null){</w:t>
      </w:r>
    </w:p>
    <w:p w:rsidR="008415D1" w:rsidRDefault="00124AEC">
      <w:pPr>
        <w:spacing w:line="300" w:lineRule="auto"/>
        <w:rPr>
          <w:szCs w:val="24"/>
        </w:rPr>
      </w:pPr>
      <w:r>
        <w:rPr>
          <w:rFonts w:hint="eastAsia"/>
          <w:szCs w:val="24"/>
        </w:rPr>
        <w:t xml:space="preserve">    </w:t>
      </w:r>
      <w:r>
        <w:rPr>
          <w:rFonts w:hint="eastAsia"/>
          <w:szCs w:val="24"/>
        </w:rPr>
        <w:tab/>
      </w:r>
      <w:r>
        <w:rPr>
          <w:rFonts w:hint="eastAsia"/>
          <w:szCs w:val="24"/>
        </w:rPr>
        <w:tab/>
        <w:t>var str="&lt;thead&gt;&lt;tr&gt;&lt;th&gt;</w:t>
      </w:r>
      <w:r>
        <w:rPr>
          <w:rFonts w:hint="eastAsia"/>
          <w:szCs w:val="24"/>
        </w:rPr>
        <w:t>课程</w:t>
      </w:r>
      <w:r>
        <w:rPr>
          <w:rFonts w:hint="eastAsia"/>
          <w:szCs w:val="24"/>
        </w:rPr>
        <w:t>id&lt;th&gt;</w:t>
      </w:r>
      <w:r>
        <w:rPr>
          <w:rFonts w:hint="eastAsia"/>
          <w:szCs w:val="24"/>
        </w:rPr>
        <w:t>课程名称</w:t>
      </w:r>
      <w:r>
        <w:rPr>
          <w:rFonts w:hint="eastAsia"/>
          <w:szCs w:val="24"/>
        </w:rPr>
        <w:t>&lt;th&gt;</w:t>
      </w:r>
      <w:r>
        <w:rPr>
          <w:rFonts w:hint="eastAsia"/>
          <w:szCs w:val="24"/>
        </w:rPr>
        <w:t>教师姓名</w:t>
      </w:r>
      <w:r>
        <w:rPr>
          <w:rFonts w:hint="eastAsia"/>
          <w:szCs w:val="24"/>
        </w:rPr>
        <w:t xml:space="preserve">&lt;/tr&gt;&lt;/thead&gt;&lt;tbody&gt;"; </w:t>
      </w:r>
    </w:p>
    <w:p w:rsidR="008415D1" w:rsidRDefault="00124AEC">
      <w:pPr>
        <w:spacing w:line="300" w:lineRule="auto"/>
        <w:rPr>
          <w:szCs w:val="24"/>
        </w:rPr>
      </w:pPr>
      <w:r>
        <w:rPr>
          <w:szCs w:val="24"/>
        </w:rPr>
        <w:t xml:space="preserve">    </w:t>
      </w:r>
      <w:r>
        <w:rPr>
          <w:szCs w:val="24"/>
        </w:rPr>
        <w:tab/>
        <w:t xml:space="preserve">    $.each( jsonto, function(index,content){</w:t>
      </w:r>
    </w:p>
    <w:p w:rsidR="008415D1" w:rsidRDefault="00124AEC">
      <w:pPr>
        <w:spacing w:line="300" w:lineRule="auto"/>
        <w:rPr>
          <w:szCs w:val="24"/>
        </w:rPr>
      </w:pPr>
      <w:r>
        <w:rPr>
          <w:szCs w:val="24"/>
        </w:rPr>
        <w:t xml:space="preserve">    </w:t>
      </w:r>
      <w:r>
        <w:rPr>
          <w:szCs w:val="24"/>
        </w:rPr>
        <w:tab/>
        <w:t xml:space="preserve">    </w:t>
      </w:r>
      <w:r>
        <w:rPr>
          <w:szCs w:val="24"/>
        </w:rPr>
        <w:tab/>
        <w:t> str+="&lt;tr target='sid_user' rel='"+content.id+"'&gt;&lt;td&gt;"+content.id+"&lt;/td&gt;&lt;td&gt;"+content.name+"&lt;/td&gt;";</w:t>
      </w:r>
    </w:p>
    <w:p w:rsidR="008415D1" w:rsidRDefault="00124AEC">
      <w:pPr>
        <w:spacing w:line="300" w:lineRule="auto"/>
        <w:rPr>
          <w:szCs w:val="24"/>
        </w:rPr>
      </w:pPr>
      <w:r>
        <w:rPr>
          <w:szCs w:val="24"/>
        </w:rPr>
        <w:t xml:space="preserve">    </w:t>
      </w:r>
      <w:r>
        <w:rPr>
          <w:szCs w:val="24"/>
        </w:rPr>
        <w:tab/>
        <w:t xml:space="preserve">    </w:t>
      </w:r>
      <w:r>
        <w:rPr>
          <w:szCs w:val="24"/>
        </w:rPr>
        <w:tab/>
        <w:t xml:space="preserve"> str+="&lt;td&gt;"+content.teacher+"&lt;/td&gt;&lt;/tr&gt;"</w:t>
      </w:r>
    </w:p>
    <w:p w:rsidR="008415D1" w:rsidRDefault="00124AEC">
      <w:pPr>
        <w:spacing w:line="300" w:lineRule="auto"/>
        <w:rPr>
          <w:szCs w:val="24"/>
        </w:rPr>
      </w:pPr>
      <w:r>
        <w:rPr>
          <w:szCs w:val="24"/>
        </w:rPr>
        <w:t xml:space="preserve">  </w:t>
      </w:r>
      <w:r>
        <w:rPr>
          <w:szCs w:val="24"/>
        </w:rPr>
        <w:tab/>
      </w:r>
      <w:r>
        <w:rPr>
          <w:szCs w:val="24"/>
        </w:rPr>
        <w:tab/>
      </w:r>
      <w:r>
        <w:rPr>
          <w:szCs w:val="24"/>
        </w:rPr>
        <w:tab/>
        <w:t xml:space="preserve">     });</w:t>
      </w:r>
    </w:p>
    <w:p w:rsidR="008415D1" w:rsidRDefault="00124AEC">
      <w:pPr>
        <w:spacing w:line="300" w:lineRule="auto"/>
        <w:rPr>
          <w:szCs w:val="24"/>
        </w:rPr>
      </w:pPr>
      <w:r>
        <w:rPr>
          <w:szCs w:val="24"/>
        </w:rPr>
        <w:t xml:space="preserve">    </w:t>
      </w:r>
      <w:r>
        <w:rPr>
          <w:szCs w:val="24"/>
        </w:rPr>
        <w:tab/>
        <w:t xml:space="preserve">    str+="&lt;/tbody&gt;"</w:t>
      </w:r>
    </w:p>
    <w:p w:rsidR="008415D1" w:rsidRDefault="00124AEC">
      <w:pPr>
        <w:spacing w:line="300" w:lineRule="auto"/>
        <w:rPr>
          <w:szCs w:val="24"/>
        </w:rPr>
      </w:pPr>
      <w:r>
        <w:rPr>
          <w:szCs w:val="24"/>
        </w:rPr>
        <w:t xml:space="preserve">    </w:t>
      </w:r>
      <w:r>
        <w:rPr>
          <w:szCs w:val="24"/>
        </w:rPr>
        <w:tab/>
        <w:t xml:space="preserve">    document.getElementById("table1").innerHTML=str; </w:t>
      </w:r>
    </w:p>
    <w:p w:rsidR="008415D1" w:rsidRDefault="00124AEC">
      <w:pPr>
        <w:spacing w:line="300" w:lineRule="auto"/>
        <w:rPr>
          <w:szCs w:val="24"/>
        </w:rPr>
      </w:pPr>
      <w:r>
        <w:rPr>
          <w:szCs w:val="24"/>
        </w:rPr>
        <w:t xml:space="preserve">    </w:t>
      </w:r>
      <w:r>
        <w:rPr>
          <w:szCs w:val="24"/>
        </w:rPr>
        <w:tab/>
        <w:t xml:space="preserve">    }else{</w:t>
      </w:r>
    </w:p>
    <w:p w:rsidR="008415D1" w:rsidRDefault="00124AEC">
      <w:pPr>
        <w:spacing w:line="300" w:lineRule="auto"/>
        <w:rPr>
          <w:szCs w:val="24"/>
        </w:rPr>
      </w:pPr>
      <w:r>
        <w:rPr>
          <w:szCs w:val="24"/>
        </w:rPr>
        <w:t xml:space="preserve">    </w:t>
      </w:r>
      <w:r>
        <w:rPr>
          <w:szCs w:val="24"/>
        </w:rPr>
        <w:tab/>
        <w:t xml:space="preserve">    </w:t>
      </w:r>
      <w:r>
        <w:rPr>
          <w:szCs w:val="24"/>
        </w:rPr>
        <w:tab/>
        <w:t>alert("null");</w:t>
      </w:r>
    </w:p>
    <w:p w:rsidR="008415D1" w:rsidRDefault="00124AEC">
      <w:pPr>
        <w:spacing w:line="300" w:lineRule="auto"/>
        <w:rPr>
          <w:szCs w:val="24"/>
        </w:rPr>
      </w:pPr>
      <w:r>
        <w:rPr>
          <w:szCs w:val="24"/>
        </w:rPr>
        <w:t xml:space="preserve">    </w:t>
      </w:r>
      <w:r>
        <w:rPr>
          <w:szCs w:val="24"/>
        </w:rPr>
        <w:tab/>
        <w:t xml:space="preserve">    </w:t>
      </w:r>
      <w:r>
        <w:rPr>
          <w:szCs w:val="24"/>
        </w:rPr>
        <w:tab/>
        <w:t>}</w:t>
      </w:r>
    </w:p>
    <w:p w:rsidR="008415D1" w:rsidRDefault="00124AEC">
      <w:pPr>
        <w:spacing w:line="300" w:lineRule="auto"/>
        <w:rPr>
          <w:szCs w:val="24"/>
        </w:rPr>
      </w:pPr>
      <w:r>
        <w:rPr>
          <w:szCs w:val="24"/>
        </w:rPr>
        <w:t xml:space="preserve">    </w:t>
      </w:r>
      <w:r>
        <w:rPr>
          <w:szCs w:val="24"/>
        </w:rPr>
        <w:tab/>
        <w:t>}</w:t>
      </w:r>
    </w:p>
    <w:p w:rsidR="008415D1" w:rsidRDefault="00124AEC">
      <w:pPr>
        <w:spacing w:line="300" w:lineRule="auto"/>
        <w:rPr>
          <w:szCs w:val="24"/>
        </w:rPr>
      </w:pPr>
      <w:r>
        <w:rPr>
          <w:szCs w:val="24"/>
        </w:rPr>
        <w:t>&lt;/script&gt;</w:t>
      </w:r>
    </w:p>
    <w:p w:rsidR="008415D1" w:rsidRDefault="00124AEC">
      <w:pPr>
        <w:spacing w:line="300" w:lineRule="auto"/>
        <w:rPr>
          <w:szCs w:val="24"/>
        </w:rPr>
      </w:pPr>
      <w:r>
        <w:rPr>
          <w:szCs w:val="24"/>
        </w:rPr>
        <w:t>&lt;form method='post' action='' class='ageForm required-validate' onsubmit='return validateCallback(this, navTabAjaxDone)'&gt;</w:t>
      </w:r>
    </w:p>
    <w:p w:rsidR="008415D1" w:rsidRDefault="00124AEC">
      <w:pPr>
        <w:spacing w:line="300" w:lineRule="auto"/>
        <w:rPr>
          <w:szCs w:val="24"/>
        </w:rPr>
      </w:pPr>
      <w:r>
        <w:rPr>
          <w:szCs w:val="24"/>
        </w:rPr>
        <w:tab/>
        <w:t>&lt;div class='panelBar'&gt;</w:t>
      </w:r>
    </w:p>
    <w:p w:rsidR="008415D1" w:rsidRDefault="00124AEC">
      <w:pPr>
        <w:spacing w:line="300" w:lineRule="auto"/>
        <w:rPr>
          <w:szCs w:val="24"/>
        </w:rPr>
      </w:pPr>
      <w:r>
        <w:rPr>
          <w:szCs w:val="24"/>
        </w:rPr>
        <w:tab/>
      </w:r>
      <w:r>
        <w:rPr>
          <w:szCs w:val="24"/>
        </w:rPr>
        <w:tab/>
        <w:t>&lt;ul class='toolBar'&gt;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class='add' href='ISaddcourse.html' target='navTab'&gt;&lt;span&gt;</w:t>
      </w:r>
      <w:r>
        <w:rPr>
          <w:rFonts w:hint="eastAsia"/>
          <w:szCs w:val="24"/>
        </w:rPr>
        <w:t>新增课程</w:t>
      </w:r>
      <w:r>
        <w:rPr>
          <w:rFonts w:hint="eastAsia"/>
          <w:szCs w:val="24"/>
        </w:rPr>
        <w:t>&lt;/span&gt;&lt;/a&gt;&lt;/li&gt;</w:t>
      </w:r>
    </w:p>
    <w:p w:rsidR="008415D1" w:rsidRDefault="00124AEC">
      <w:pPr>
        <w:spacing w:line="300" w:lineRule="auto"/>
        <w:rPr>
          <w:szCs w:val="24"/>
        </w:rPr>
      </w:pPr>
      <w:r>
        <w:rPr>
          <w:rFonts w:hint="eastAsia"/>
          <w:szCs w:val="24"/>
        </w:rPr>
        <w:tab/>
      </w:r>
      <w:r>
        <w:rPr>
          <w:rFonts w:hint="eastAsia"/>
          <w:szCs w:val="24"/>
        </w:rPr>
        <w:tab/>
      </w:r>
      <w:r>
        <w:rPr>
          <w:rFonts w:hint="eastAsia"/>
          <w:szCs w:val="24"/>
        </w:rPr>
        <w:tab/>
        <w:t>&lt;li&gt;&lt;a class='delete' href='/BN1/deletecourseinfo?uid={sid_user}' target='ajaxTodo' title='</w:t>
      </w:r>
      <w:r>
        <w:rPr>
          <w:rFonts w:hint="eastAsia"/>
          <w:szCs w:val="24"/>
        </w:rPr>
        <w:t>确定要删除该课程</w:t>
      </w:r>
      <w:r>
        <w:rPr>
          <w:rFonts w:hint="eastAsia"/>
          <w:szCs w:val="24"/>
        </w:rPr>
        <w:t>?'&gt;&lt;span&gt;</w:t>
      </w:r>
      <w:r>
        <w:rPr>
          <w:rFonts w:hint="eastAsia"/>
          <w:szCs w:val="24"/>
        </w:rPr>
        <w:t>删除课程</w:t>
      </w:r>
      <w:r>
        <w:rPr>
          <w:rFonts w:hint="eastAsia"/>
          <w:szCs w:val="24"/>
        </w:rPr>
        <w:t>&lt;/span&gt;&lt;/a&gt;&lt;/li&gt;</w:t>
      </w:r>
    </w:p>
    <w:p w:rsidR="008415D1" w:rsidRDefault="00124AEC">
      <w:pPr>
        <w:spacing w:line="300" w:lineRule="auto"/>
        <w:rPr>
          <w:szCs w:val="24"/>
        </w:rPr>
      </w:pPr>
      <w:r>
        <w:rPr>
          <w:szCs w:val="24"/>
        </w:rPr>
        <w:tab/>
      </w:r>
      <w:r>
        <w:rPr>
          <w:szCs w:val="24"/>
        </w:rPr>
        <w:tab/>
        <w:t>&lt;/ul&gt;</w:t>
      </w:r>
    </w:p>
    <w:p w:rsidR="008415D1" w:rsidRDefault="00124AEC">
      <w:pPr>
        <w:spacing w:line="300" w:lineRule="auto"/>
        <w:rPr>
          <w:szCs w:val="24"/>
        </w:rPr>
      </w:pPr>
      <w:r>
        <w:rPr>
          <w:szCs w:val="24"/>
        </w:rPr>
        <w:tab/>
        <w:t>&lt;/div&gt;</w:t>
      </w:r>
    </w:p>
    <w:p w:rsidR="008415D1" w:rsidRDefault="00124AEC">
      <w:pPr>
        <w:spacing w:line="300" w:lineRule="auto"/>
        <w:rPr>
          <w:szCs w:val="24"/>
        </w:rPr>
      </w:pPr>
      <w:r>
        <w:rPr>
          <w:szCs w:val="24"/>
        </w:rPr>
        <w:lastRenderedPageBreak/>
        <w:tab/>
        <w:t>&lt;div id='div'&gt;</w:t>
      </w:r>
    </w:p>
    <w:p w:rsidR="008415D1" w:rsidRDefault="00124AEC">
      <w:pPr>
        <w:spacing w:line="300" w:lineRule="auto"/>
        <w:rPr>
          <w:szCs w:val="24"/>
        </w:rPr>
      </w:pPr>
      <w:r>
        <w:rPr>
          <w:szCs w:val="24"/>
        </w:rPr>
        <w:tab/>
      </w:r>
      <w:r>
        <w:rPr>
          <w:szCs w:val="24"/>
        </w:rPr>
        <w:tab/>
        <w:t>&lt;table id='table1'class='table' width='100%' layoutH='56'&gt;</w:t>
      </w:r>
    </w:p>
    <w:p w:rsidR="008415D1" w:rsidRDefault="00124AEC">
      <w:pPr>
        <w:spacing w:line="300" w:lineRule="auto"/>
        <w:rPr>
          <w:szCs w:val="24"/>
        </w:rPr>
      </w:pPr>
      <w:r>
        <w:rPr>
          <w:szCs w:val="24"/>
        </w:rPr>
        <w:tab/>
      </w:r>
      <w:r>
        <w:rPr>
          <w:szCs w:val="24"/>
        </w:rPr>
        <w:tab/>
        <w:t>&lt;/table&gt;</w:t>
      </w:r>
    </w:p>
    <w:p w:rsidR="008415D1" w:rsidRDefault="00124AEC">
      <w:pPr>
        <w:spacing w:line="300" w:lineRule="auto"/>
        <w:rPr>
          <w:szCs w:val="24"/>
        </w:rPr>
      </w:pPr>
      <w:r>
        <w:rPr>
          <w:szCs w:val="24"/>
        </w:rPr>
        <w:tab/>
        <w:t xml:space="preserve">&lt;/div&gt; </w:t>
      </w:r>
    </w:p>
    <w:p w:rsidR="008415D1" w:rsidRDefault="00124AEC">
      <w:pPr>
        <w:spacing w:line="300" w:lineRule="auto"/>
        <w:rPr>
          <w:szCs w:val="24"/>
        </w:rPr>
      </w:pPr>
      <w:r>
        <w:rPr>
          <w:szCs w:val="24"/>
        </w:rPr>
        <w:t>&lt;/form&gt;</w:t>
      </w:r>
    </w:p>
    <w:p w:rsidR="008415D1" w:rsidRDefault="00124AEC">
      <w:pPr>
        <w:spacing w:line="300" w:lineRule="auto"/>
        <w:rPr>
          <w:szCs w:val="24"/>
        </w:rPr>
      </w:pPr>
      <w:r>
        <w:rPr>
          <w:szCs w:val="24"/>
        </w:rPr>
        <w:t>&lt;/body&gt;</w:t>
      </w:r>
    </w:p>
    <w:p w:rsidR="008415D1" w:rsidRDefault="00124AEC">
      <w:pPr>
        <w:spacing w:line="300" w:lineRule="auto"/>
        <w:rPr>
          <w:szCs w:val="24"/>
        </w:rPr>
      </w:pPr>
      <w:r>
        <w:rPr>
          <w:szCs w:val="24"/>
        </w:rPr>
        <w:t>&lt;/html&gt;</w:t>
      </w:r>
    </w:p>
    <w:p w:rsidR="008415D1" w:rsidRDefault="00124AEC">
      <w:pPr>
        <w:spacing w:line="300" w:lineRule="auto"/>
        <w:rPr>
          <w:szCs w:val="24"/>
        </w:rPr>
      </w:pPr>
      <w:r>
        <w:rPr>
          <w:rFonts w:hint="eastAsia"/>
          <w:szCs w:val="24"/>
        </w:rPr>
        <w:t>3</w:t>
      </w:r>
      <w:r>
        <w:rPr>
          <w:rFonts w:hint="eastAsia"/>
          <w:szCs w:val="24"/>
        </w:rPr>
        <w:t>、</w:t>
      </w:r>
      <w:r>
        <w:rPr>
          <w:rFonts w:hint="eastAsia"/>
          <w:szCs w:val="24"/>
        </w:rPr>
        <w:t>ISteacherinfo.html</w:t>
      </w:r>
    </w:p>
    <w:p w:rsidR="008415D1" w:rsidRDefault="00124AEC">
      <w:pPr>
        <w:autoSpaceDE w:val="0"/>
        <w:autoSpaceDN w:val="0"/>
        <w:adjustRightInd w:val="0"/>
        <w:jc w:val="left"/>
        <w:rPr>
          <w:szCs w:val="24"/>
        </w:rPr>
      </w:pPr>
      <w:r>
        <w:rPr>
          <w:szCs w:val="24"/>
        </w:rPr>
        <w:t>&lt;script type="text/javascript"&gt;</w:t>
      </w:r>
    </w:p>
    <w:p w:rsidR="008415D1" w:rsidRDefault="00124AEC">
      <w:pPr>
        <w:autoSpaceDE w:val="0"/>
        <w:autoSpaceDN w:val="0"/>
        <w:adjustRightInd w:val="0"/>
        <w:jc w:val="left"/>
        <w:rPr>
          <w:szCs w:val="24"/>
        </w:rPr>
      </w:pPr>
      <w:r>
        <w:rPr>
          <w:szCs w:val="24"/>
        </w:rPr>
        <w:tab/>
        <w:t xml:space="preserve">$(function() { </w:t>
      </w:r>
    </w:p>
    <w:p w:rsidR="008415D1" w:rsidRDefault="00124AEC">
      <w:pPr>
        <w:autoSpaceDE w:val="0"/>
        <w:autoSpaceDN w:val="0"/>
        <w:adjustRightInd w:val="0"/>
        <w:jc w:val="left"/>
        <w:rPr>
          <w:szCs w:val="24"/>
        </w:rPr>
      </w:pPr>
      <w:r>
        <w:rPr>
          <w:szCs w:val="24"/>
        </w:rPr>
        <w:t xml:space="preserve">        $.ajax({</w:t>
      </w:r>
    </w:p>
    <w:p w:rsidR="008415D1" w:rsidRDefault="00124AEC">
      <w:pPr>
        <w:autoSpaceDE w:val="0"/>
        <w:autoSpaceDN w:val="0"/>
        <w:adjustRightInd w:val="0"/>
        <w:jc w:val="left"/>
        <w:rPr>
          <w:szCs w:val="24"/>
        </w:rPr>
      </w:pPr>
      <w:r>
        <w:rPr>
          <w:szCs w:val="24"/>
        </w:rPr>
        <w:t xml:space="preserve">            url : "/BN1/teacherinfo",</w:t>
      </w:r>
    </w:p>
    <w:p w:rsidR="008415D1" w:rsidRDefault="00124AEC">
      <w:pPr>
        <w:autoSpaceDE w:val="0"/>
        <w:autoSpaceDN w:val="0"/>
        <w:adjustRightInd w:val="0"/>
        <w:jc w:val="left"/>
        <w:rPr>
          <w:szCs w:val="24"/>
        </w:rPr>
      </w:pPr>
      <w:r>
        <w:rPr>
          <w:szCs w:val="24"/>
        </w:rPr>
        <w:t xml:space="preserve">            dataType : "json",</w:t>
      </w:r>
    </w:p>
    <w:p w:rsidR="008415D1" w:rsidRDefault="00124AEC">
      <w:pPr>
        <w:autoSpaceDE w:val="0"/>
        <w:autoSpaceDN w:val="0"/>
        <w:adjustRightInd w:val="0"/>
        <w:jc w:val="left"/>
        <w:rPr>
          <w:szCs w:val="24"/>
        </w:rPr>
      </w:pPr>
      <w:r>
        <w:rPr>
          <w:szCs w:val="24"/>
        </w:rPr>
        <w:t xml:space="preserve">            type : "post",</w:t>
      </w:r>
    </w:p>
    <w:p w:rsidR="008415D1" w:rsidRDefault="00124AEC">
      <w:pPr>
        <w:autoSpaceDE w:val="0"/>
        <w:autoSpaceDN w:val="0"/>
        <w:adjustRightInd w:val="0"/>
        <w:jc w:val="left"/>
        <w:rPr>
          <w:szCs w:val="24"/>
        </w:rPr>
      </w:pPr>
      <w:r>
        <w:rPr>
          <w:szCs w:val="24"/>
        </w:rPr>
        <w:t xml:space="preserve">            async:false,</w:t>
      </w:r>
    </w:p>
    <w:p w:rsidR="008415D1" w:rsidRDefault="00124AEC">
      <w:pPr>
        <w:autoSpaceDE w:val="0"/>
        <w:autoSpaceDN w:val="0"/>
        <w:adjustRightInd w:val="0"/>
        <w:jc w:val="left"/>
        <w:rPr>
          <w:szCs w:val="24"/>
        </w:rPr>
      </w:pPr>
      <w:r>
        <w:rPr>
          <w:szCs w:val="24"/>
        </w:rPr>
        <w:t xml:space="preserve">            success : showresult,</w:t>
      </w:r>
    </w:p>
    <w:p w:rsidR="008415D1" w:rsidRDefault="00124AEC">
      <w:pPr>
        <w:autoSpaceDE w:val="0"/>
        <w:autoSpaceDN w:val="0"/>
        <w:adjustRightInd w:val="0"/>
        <w:jc w:val="left"/>
        <w:rPr>
          <w:szCs w:val="24"/>
        </w:rPr>
      </w:pPr>
      <w:r>
        <w:rPr>
          <w:szCs w:val="24"/>
        </w:rPr>
        <w:t xml:space="preserve">            error : function() {</w:t>
      </w:r>
    </w:p>
    <w:p w:rsidR="008415D1" w:rsidRDefault="00124AEC">
      <w:pPr>
        <w:autoSpaceDE w:val="0"/>
        <w:autoSpaceDN w:val="0"/>
        <w:adjustRightInd w:val="0"/>
        <w:jc w:val="left"/>
        <w:rPr>
          <w:szCs w:val="24"/>
        </w:rPr>
      </w:pPr>
      <w:r>
        <w:rPr>
          <w:szCs w:val="24"/>
        </w:rPr>
        <w:t xml:space="preserve">                alert("error");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t xml:space="preserve">    function showresult(jsonto) {</w:t>
      </w:r>
    </w:p>
    <w:p w:rsidR="008415D1" w:rsidRDefault="00124AEC">
      <w:pPr>
        <w:autoSpaceDE w:val="0"/>
        <w:autoSpaceDN w:val="0"/>
        <w:adjustRightInd w:val="0"/>
        <w:jc w:val="left"/>
        <w:rPr>
          <w:szCs w:val="24"/>
        </w:rPr>
      </w:pPr>
      <w:r>
        <w:rPr>
          <w:szCs w:val="24"/>
        </w:rPr>
        <w:t xml:space="preserve">    </w:t>
      </w:r>
      <w:r>
        <w:rPr>
          <w:szCs w:val="24"/>
        </w:rPr>
        <w:tab/>
        <w:t>if(jsonto!=null){</w:t>
      </w:r>
    </w:p>
    <w:p w:rsidR="008415D1" w:rsidRDefault="00124AEC">
      <w:pPr>
        <w:autoSpaceDE w:val="0"/>
        <w:autoSpaceDN w:val="0"/>
        <w:adjustRightInd w:val="0"/>
        <w:jc w:val="left"/>
        <w:rPr>
          <w:szCs w:val="24"/>
        </w:rPr>
      </w:pPr>
      <w:r>
        <w:rPr>
          <w:szCs w:val="24"/>
        </w:rPr>
        <w:t xml:space="preserve">    </w:t>
      </w:r>
      <w:r>
        <w:rPr>
          <w:szCs w:val="24"/>
        </w:rPr>
        <w:tab/>
      </w:r>
      <w:r>
        <w:rPr>
          <w:szCs w:val="24"/>
        </w:rPr>
        <w:tab/>
        <w:t>var str="";</w:t>
      </w:r>
    </w:p>
    <w:p w:rsidR="008415D1" w:rsidRDefault="00124AEC">
      <w:pPr>
        <w:autoSpaceDE w:val="0"/>
        <w:autoSpaceDN w:val="0"/>
        <w:adjustRightInd w:val="0"/>
        <w:jc w:val="left"/>
        <w:rPr>
          <w:szCs w:val="24"/>
        </w:rPr>
      </w:pPr>
      <w:r>
        <w:rPr>
          <w:szCs w:val="24"/>
        </w:rPr>
        <w:t xml:space="preserve">    </w:t>
      </w:r>
      <w:r>
        <w:rPr>
          <w:szCs w:val="24"/>
        </w:rPr>
        <w:tab/>
        <w:t xml:space="preserve">    $.each( jsonto, function(index,content){ </w:t>
      </w:r>
    </w:p>
    <w:p w:rsidR="008415D1" w:rsidRDefault="00124AEC">
      <w:pPr>
        <w:autoSpaceDE w:val="0"/>
        <w:autoSpaceDN w:val="0"/>
        <w:adjustRightInd w:val="0"/>
        <w:jc w:val="left"/>
        <w:rPr>
          <w:szCs w:val="24"/>
        </w:rPr>
      </w:pPr>
      <w:r>
        <w:rPr>
          <w:szCs w:val="24"/>
        </w:rPr>
        <w:t xml:space="preserve">    </w:t>
      </w:r>
      <w:r>
        <w:rPr>
          <w:szCs w:val="24"/>
        </w:rPr>
        <w:tab/>
        <w:t xml:space="preserve">        str+="&lt;dl&gt;&lt;dt&gt;&lt;label&gt;</w:t>
      </w:r>
      <w:r>
        <w:rPr>
          <w:szCs w:val="24"/>
        </w:rPr>
        <w:t>教师</w:t>
      </w:r>
      <w:r>
        <w:rPr>
          <w:szCs w:val="24"/>
        </w:rPr>
        <w:t>ID&lt;/label&gt;&lt;/dt&gt;&lt;dd&gt;&lt;input name='id' readonly='true' type='text' value='"+content.id+"'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教师姓名</w:t>
      </w:r>
      <w:r>
        <w:rPr>
          <w:szCs w:val="24"/>
        </w:rPr>
        <w:t xml:space="preserve">&lt;/label&gt;&lt;/dt&gt;&lt;dd&gt;&lt;input name='name' </w:t>
      </w:r>
      <w:r>
        <w:rPr>
          <w:szCs w:val="24"/>
        </w:rPr>
        <w:lastRenderedPageBreak/>
        <w:t>readonly='true' type='text' value='"+content.name+"'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str+="&lt;dl&gt;&lt;dt&gt;&lt;label&gt;</w:t>
      </w:r>
      <w:r>
        <w:rPr>
          <w:szCs w:val="24"/>
        </w:rPr>
        <w:t>密码</w:t>
      </w:r>
      <w:r>
        <w:rPr>
          <w:szCs w:val="24"/>
        </w:rPr>
        <w:t>&lt;/label&gt;&lt;/dt&gt;&lt;dd&gt;&lt;input name='password' type='text' value='"+content.password+"' size='30' /&gt;&lt;/dd&gt;&lt;/dl&gt;";</w:t>
      </w:r>
    </w:p>
    <w:p w:rsidR="008415D1" w:rsidRDefault="00124AEC">
      <w:pPr>
        <w:autoSpaceDE w:val="0"/>
        <w:autoSpaceDN w:val="0"/>
        <w:adjustRightInd w:val="0"/>
        <w:jc w:val="left"/>
        <w:rPr>
          <w:szCs w:val="24"/>
        </w:rPr>
      </w:pPr>
      <w:r>
        <w:rPr>
          <w:szCs w:val="24"/>
        </w:rPr>
        <w:tab/>
        <w:t xml:space="preserve">    </w:t>
      </w:r>
      <w:r>
        <w:rPr>
          <w:szCs w:val="24"/>
        </w:rPr>
        <w:tab/>
      </w:r>
      <w:r>
        <w:rPr>
          <w:szCs w:val="24"/>
        </w:rPr>
        <w:tab/>
        <w:t>str+="&lt;dl&gt;&lt;dt&gt;&lt;label&gt;</w:t>
      </w:r>
      <w:r>
        <w:rPr>
          <w:szCs w:val="24"/>
        </w:rPr>
        <w:t>联系电话</w:t>
      </w:r>
      <w:r>
        <w:rPr>
          <w:szCs w:val="24"/>
        </w:rPr>
        <w:t>&lt;/label&gt;&lt;/dt&gt;&lt;dd&gt;&lt;input name='tel' class='phone' type='text' value='"+content.tel+"' size='30' /&gt;&lt;/dd&gt;&lt;/dl&gt;";</w:t>
      </w:r>
    </w:p>
    <w:p w:rsidR="008415D1" w:rsidRDefault="00124AEC">
      <w:pPr>
        <w:autoSpaceDE w:val="0"/>
        <w:autoSpaceDN w:val="0"/>
        <w:adjustRightInd w:val="0"/>
        <w:jc w:val="left"/>
        <w:rPr>
          <w:szCs w:val="24"/>
        </w:rPr>
      </w:pPr>
      <w:r>
        <w:rPr>
          <w:szCs w:val="24"/>
        </w:rPr>
        <w:t xml:space="preserve">    </w:t>
      </w:r>
      <w:r>
        <w:rPr>
          <w:szCs w:val="24"/>
        </w:rPr>
        <w:tab/>
        <w:t xml:space="preserve">    </w:t>
      </w:r>
      <w:r>
        <w:rPr>
          <w:szCs w:val="24"/>
        </w:rPr>
        <w:tab/>
        <w:t>setCookie("assid",content.assid);</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ab/>
        <w:t xml:space="preserve">   </w:t>
      </w:r>
      <w:r>
        <w:rPr>
          <w:szCs w:val="24"/>
        </w:rPr>
        <w:tab/>
        <w:t xml:space="preserve"> document.getElementById("div1").innerHTML=str;</w:t>
      </w:r>
    </w:p>
    <w:p w:rsidR="008415D1" w:rsidRDefault="00124AEC">
      <w:pPr>
        <w:autoSpaceDE w:val="0"/>
        <w:autoSpaceDN w:val="0"/>
        <w:adjustRightInd w:val="0"/>
        <w:jc w:val="left"/>
        <w:rPr>
          <w:szCs w:val="24"/>
        </w:rPr>
      </w:pPr>
      <w:r>
        <w:rPr>
          <w:szCs w:val="24"/>
        </w:rPr>
        <w:tab/>
        <w:t xml:space="preserve">   </w:t>
      </w:r>
      <w:r>
        <w:rPr>
          <w:szCs w:val="24"/>
        </w:rPr>
        <w:tab/>
        <w:t xml:space="preserve"> }else{</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alert("null");</w:t>
      </w:r>
    </w:p>
    <w:p w:rsidR="008415D1" w:rsidRDefault="00124AEC">
      <w:pPr>
        <w:autoSpaceDE w:val="0"/>
        <w:autoSpaceDN w:val="0"/>
        <w:adjustRightInd w:val="0"/>
        <w:jc w:val="left"/>
        <w:rPr>
          <w:szCs w:val="24"/>
        </w:rPr>
      </w:pPr>
      <w:r>
        <w:rPr>
          <w:szCs w:val="24"/>
        </w:rPr>
        <w:t xml:space="preserve">   </w:t>
      </w:r>
      <w:r>
        <w:rPr>
          <w:szCs w:val="24"/>
        </w:rPr>
        <w:tab/>
      </w:r>
      <w:r>
        <w:rPr>
          <w:szCs w:val="24"/>
        </w:rPr>
        <w:tab/>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&lt;/script&gt;</w:t>
      </w:r>
    </w:p>
    <w:p w:rsidR="008415D1" w:rsidRDefault="00124AEC">
      <w:pPr>
        <w:spacing w:line="300" w:lineRule="auto"/>
        <w:rPr>
          <w:szCs w:val="24"/>
        </w:rPr>
      </w:pPr>
      <w:r>
        <w:rPr>
          <w:rFonts w:hint="eastAsia"/>
          <w:szCs w:val="24"/>
        </w:rPr>
        <w:t>4</w:t>
      </w:r>
      <w:r>
        <w:rPr>
          <w:rFonts w:hint="eastAsia"/>
          <w:szCs w:val="24"/>
        </w:rPr>
        <w:t>、</w:t>
      </w:r>
      <w:r>
        <w:rPr>
          <w:rFonts w:hint="eastAsia"/>
          <w:szCs w:val="24"/>
        </w:rPr>
        <w:t>index.html</w:t>
      </w:r>
    </w:p>
    <w:p w:rsidR="008415D1" w:rsidRDefault="00124AEC">
      <w:pPr>
        <w:autoSpaceDE w:val="0"/>
        <w:autoSpaceDN w:val="0"/>
        <w:adjustRightInd w:val="0"/>
        <w:jc w:val="left"/>
        <w:rPr>
          <w:szCs w:val="24"/>
        </w:rPr>
      </w:pPr>
      <w:r>
        <w:rPr>
          <w:szCs w:val="24"/>
        </w:rPr>
        <w:t>&lt;!DOCTYPE html&gt;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&lt;title&gt;Echo Chamber&lt;/title&gt;</w:t>
      </w:r>
    </w:p>
    <w:p w:rsidR="008415D1" w:rsidRDefault="00124AEC">
      <w:pPr>
        <w:autoSpaceDE w:val="0"/>
        <w:autoSpaceDN w:val="0"/>
        <w:adjustRightInd w:val="0"/>
        <w:jc w:val="left"/>
        <w:rPr>
          <w:szCs w:val="24"/>
        </w:rPr>
      </w:pPr>
      <w:r>
        <w:rPr>
          <w:szCs w:val="24"/>
        </w:rPr>
        <w:t xml:space="preserve">        &lt;meta charset="UTF-8"&gt;</w:t>
      </w:r>
    </w:p>
    <w:p w:rsidR="008415D1" w:rsidRDefault="00124AEC">
      <w:pPr>
        <w:autoSpaceDE w:val="0"/>
        <w:autoSpaceDN w:val="0"/>
        <w:adjustRightInd w:val="0"/>
        <w:jc w:val="left"/>
        <w:rPr>
          <w:szCs w:val="24"/>
        </w:rPr>
      </w:pPr>
      <w:r>
        <w:rPr>
          <w:szCs w:val="24"/>
        </w:rPr>
        <w:t xml:space="preserve">        &lt;meta name="viewport" content="width=device-width"&gt;</w:t>
      </w:r>
    </w:p>
    <w:p w:rsidR="008415D1" w:rsidRDefault="00124AEC">
      <w:pPr>
        <w:autoSpaceDE w:val="0"/>
        <w:autoSpaceDN w:val="0"/>
        <w:adjustRightInd w:val="0"/>
        <w:jc w:val="left"/>
        <w:rPr>
          <w:szCs w:val="24"/>
        </w:rPr>
      </w:pPr>
      <w:r>
        <w:rPr>
          <w:szCs w:val="24"/>
        </w:rPr>
        <w:t>&lt;/head&gt;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 xml:space="preserve"> </w:t>
      </w:r>
      <w:r>
        <w:rPr>
          <w:szCs w:val="24"/>
        </w:rPr>
        <w:tab/>
      </w:r>
      <w:r>
        <w:rPr>
          <w:szCs w:val="24"/>
        </w:rPr>
        <w:tab/>
        <w:t>&lt;!-- Server responses get written here --&gt;</w:t>
      </w:r>
    </w:p>
    <w:p w:rsidR="008415D1" w:rsidRDefault="00124AEC">
      <w:pPr>
        <w:autoSpaceDE w:val="0"/>
        <w:autoSpaceDN w:val="0"/>
        <w:adjustRightInd w:val="0"/>
        <w:jc w:val="left"/>
        <w:rPr>
          <w:szCs w:val="24"/>
        </w:rPr>
      </w:pPr>
      <w:r>
        <w:rPr>
          <w:szCs w:val="24"/>
        </w:rPr>
        <w:t xml:space="preserve">        &lt;div id="messages" style=" overflow:scroll; width:1150px; height:400px;"&gt;&lt;/div&gt;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 id="inputnickname"&gt;</w:t>
      </w:r>
    </w:p>
    <w:p w:rsidR="008415D1" w:rsidRDefault="00124AEC">
      <w:pPr>
        <w:autoSpaceDE w:val="0"/>
        <w:autoSpaceDN w:val="0"/>
        <w:adjustRightInd w:val="0"/>
        <w:jc w:val="left"/>
        <w:rPr>
          <w:szCs w:val="24"/>
        </w:rPr>
      </w:pPr>
      <w:r>
        <w:rPr>
          <w:szCs w:val="24"/>
        </w:rPr>
        <w:t xml:space="preserve">            &lt;span&gt;</w:t>
      </w:r>
      <w:r>
        <w:rPr>
          <w:szCs w:val="24"/>
        </w:rPr>
        <w:t>请输入本次聊天使用的昵称</w:t>
      </w:r>
      <w:r>
        <w:rPr>
          <w:szCs w:val="24"/>
        </w:rPr>
        <w:t>:&lt;/span&gt;&lt;input type="text" id="nickname"/&gt;</w:t>
      </w:r>
    </w:p>
    <w:p w:rsidR="008415D1" w:rsidRDefault="00124AEC">
      <w:pPr>
        <w:autoSpaceDE w:val="0"/>
        <w:autoSpaceDN w:val="0"/>
        <w:adjustRightInd w:val="0"/>
        <w:jc w:val="left"/>
        <w:rPr>
          <w:szCs w:val="24"/>
        </w:rPr>
      </w:pPr>
      <w:r>
        <w:rPr>
          <w:szCs w:val="24"/>
        </w:rPr>
        <w:t xml:space="preserve">            &lt;span&gt;</w:t>
      </w:r>
      <w:r>
        <w:rPr>
          <w:szCs w:val="24"/>
        </w:rPr>
        <w:t>请注意：一次聊天只能使用用一个昵称！</w:t>
      </w:r>
      <w:r>
        <w:rPr>
          <w:szCs w:val="24"/>
        </w:rPr>
        <w:t>&lt;/span&gt;</w:t>
      </w:r>
    </w:p>
    <w:p w:rsidR="008415D1" w:rsidRDefault="00124AEC">
      <w:pPr>
        <w:autoSpaceDE w:val="0"/>
        <w:autoSpaceDN w:val="0"/>
        <w:adjustRightInd w:val="0"/>
        <w:jc w:val="left"/>
        <w:rPr>
          <w:szCs w:val="24"/>
        </w:rPr>
      </w:pPr>
      <w:r>
        <w:rPr>
          <w:szCs w:val="24"/>
        </w:rPr>
        <w:lastRenderedPageBreak/>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 id="shownickname"&gt;&lt;/p&gt;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&lt;p&gt;&lt;/p&gt;</w:t>
      </w:r>
    </w:p>
    <w:p w:rsidR="008415D1" w:rsidRDefault="00124AEC">
      <w:pPr>
        <w:autoSpaceDE w:val="0"/>
        <w:autoSpaceDN w:val="0"/>
        <w:adjustRightInd w:val="0"/>
        <w:jc w:val="left"/>
        <w:rPr>
          <w:szCs w:val="24"/>
        </w:rPr>
      </w:pPr>
      <w:r>
        <w:rPr>
          <w:szCs w:val="24"/>
        </w:rPr>
        <w:t xml:space="preserve">            &lt;!-- &lt;span&gt;</w:t>
      </w:r>
      <w:r>
        <w:rPr>
          <w:szCs w:val="24"/>
        </w:rPr>
        <w:t>请输入聊天内容</w:t>
      </w:r>
      <w:r>
        <w:rPr>
          <w:szCs w:val="24"/>
        </w:rPr>
        <w:t>:&lt;/span&gt;&lt;input type="text" id="messageinput" /&gt; --&gt;</w:t>
      </w:r>
    </w:p>
    <w:p w:rsidR="008415D1" w:rsidRDefault="00124AEC">
      <w:pPr>
        <w:autoSpaceDE w:val="0"/>
        <w:autoSpaceDN w:val="0"/>
        <w:adjustRightInd w:val="0"/>
        <w:jc w:val="left"/>
        <w:rPr>
          <w:szCs w:val="24"/>
        </w:rPr>
      </w:pPr>
      <w:r>
        <w:rPr>
          <w:szCs w:val="24"/>
        </w:rPr>
        <w:t xml:space="preserve">            &lt;div id="messagecontext" style="display:none;"&gt;</w:t>
      </w:r>
    </w:p>
    <w:p w:rsidR="008415D1" w:rsidRDefault="00124AEC">
      <w:pPr>
        <w:autoSpaceDE w:val="0"/>
        <w:autoSpaceDN w:val="0"/>
        <w:adjustRightInd w:val="0"/>
        <w:jc w:val="left"/>
        <w:rPr>
          <w:szCs w:val="24"/>
        </w:rPr>
      </w:pPr>
      <w:r>
        <w:rPr>
          <w:szCs w:val="24"/>
        </w:rPr>
        <w:t xml:space="preserve">            &lt;p&gt;</w:t>
      </w:r>
      <w:r>
        <w:rPr>
          <w:szCs w:val="24"/>
        </w:rPr>
        <w:t>请输入聊天内容</w:t>
      </w:r>
      <w:r>
        <w:rPr>
          <w:szCs w:val="24"/>
        </w:rPr>
        <w:t>:&lt;/p&gt;</w:t>
      </w:r>
    </w:p>
    <w:p w:rsidR="008415D1" w:rsidRDefault="00124AEC">
      <w:pPr>
        <w:autoSpaceDE w:val="0"/>
        <w:autoSpaceDN w:val="0"/>
        <w:adjustRightInd w:val="0"/>
        <w:jc w:val="left"/>
        <w:rPr>
          <w:szCs w:val="24"/>
        </w:rPr>
      </w:pPr>
      <w:r>
        <w:rPr>
          <w:szCs w:val="24"/>
        </w:rPr>
        <w:t xml:space="preserve">            &lt;textarea rows="3" cols="100" id="messageinput"&gt;&lt;/textarea&gt;</w:t>
      </w:r>
    </w:p>
    <w:p w:rsidR="008415D1" w:rsidRDefault="00124AEC">
      <w:pPr>
        <w:autoSpaceDE w:val="0"/>
        <w:autoSpaceDN w:val="0"/>
        <w:adjustRightInd w:val="0"/>
        <w:jc w:val="left"/>
        <w:rPr>
          <w:szCs w:val="24"/>
        </w:rPr>
      </w:pPr>
      <w:r>
        <w:rPr>
          <w:szCs w:val="24"/>
        </w:rPr>
        <w:t xml:space="preserve">            &lt;button type="button" onclick="send();" &gt;</w:t>
      </w:r>
      <w:r>
        <w:rPr>
          <w:szCs w:val="24"/>
        </w:rPr>
        <w:t>发送消息</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&lt;button type="button" onclick="openSocket();" id="inchatroom"&gt;</w:t>
      </w:r>
      <w:r>
        <w:rPr>
          <w:szCs w:val="24"/>
        </w:rPr>
        <w:t>进入聊天室</w:t>
      </w:r>
      <w:r>
        <w:rPr>
          <w:szCs w:val="24"/>
        </w:rPr>
        <w:t>&lt;/button&gt;</w:t>
      </w:r>
    </w:p>
    <w:p w:rsidR="008415D1" w:rsidRDefault="00124AEC">
      <w:pPr>
        <w:autoSpaceDE w:val="0"/>
        <w:autoSpaceDN w:val="0"/>
        <w:adjustRightInd w:val="0"/>
        <w:jc w:val="left"/>
        <w:rPr>
          <w:szCs w:val="24"/>
        </w:rPr>
      </w:pPr>
      <w:r>
        <w:rPr>
          <w:szCs w:val="24"/>
        </w:rPr>
        <w:t xml:space="preserve">            &lt;button type="button" onclick="closeSocket();" &gt;</w:t>
      </w:r>
      <w:r>
        <w:rPr>
          <w:szCs w:val="24"/>
        </w:rPr>
        <w:t>退出聊天</w:t>
      </w:r>
      <w:r>
        <w:rPr>
          <w:szCs w:val="24"/>
        </w:rPr>
        <w:t>&lt;/button&gt;</w:t>
      </w:r>
    </w:p>
    <w:p w:rsidR="008415D1" w:rsidRDefault="00124AEC">
      <w:pPr>
        <w:autoSpaceDE w:val="0"/>
        <w:autoSpaceDN w:val="0"/>
        <w:adjustRightInd w:val="0"/>
        <w:jc w:val="left"/>
        <w:rPr>
          <w:szCs w:val="24"/>
        </w:rPr>
      </w:pPr>
      <w:r>
        <w:rPr>
          <w:szCs w:val="24"/>
        </w:rPr>
        <w:t xml:space="preserve">        &lt;/div&gt;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 Script to utilise the WebSocket --&gt;</w:t>
      </w:r>
    </w:p>
    <w:p w:rsidR="008415D1" w:rsidRDefault="00124AEC">
      <w:pPr>
        <w:autoSpaceDE w:val="0"/>
        <w:autoSpaceDN w:val="0"/>
        <w:adjustRightInd w:val="0"/>
        <w:jc w:val="left"/>
        <w:rPr>
          <w:szCs w:val="24"/>
        </w:rPr>
      </w:pPr>
      <w:r>
        <w:rPr>
          <w:szCs w:val="24"/>
        </w:rPr>
        <w:t xml:space="preserve">        &lt;script type="text/javascript"&gt;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webSocket;</w:t>
      </w:r>
    </w:p>
    <w:p w:rsidR="008415D1" w:rsidRDefault="00124AEC">
      <w:pPr>
        <w:autoSpaceDE w:val="0"/>
        <w:autoSpaceDN w:val="0"/>
        <w:adjustRightInd w:val="0"/>
        <w:jc w:val="left"/>
        <w:rPr>
          <w:szCs w:val="24"/>
        </w:rPr>
      </w:pPr>
      <w:r>
        <w:rPr>
          <w:szCs w:val="24"/>
        </w:rPr>
        <w:t xml:space="preserve">            var messages = document.getElementById("messages");</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openSocket(){</w:t>
      </w:r>
    </w:p>
    <w:p w:rsidR="008415D1" w:rsidRDefault="00124AEC">
      <w:pPr>
        <w:autoSpaceDE w:val="0"/>
        <w:autoSpaceDN w:val="0"/>
        <w:adjustRightInd w:val="0"/>
        <w:jc w:val="left"/>
        <w:rPr>
          <w:szCs w:val="24"/>
        </w:rPr>
      </w:pPr>
      <w:r>
        <w:rPr>
          <w:szCs w:val="24"/>
        </w:rPr>
        <w:t xml:space="preserve">            </w:t>
      </w:r>
      <w:r>
        <w:rPr>
          <w:szCs w:val="24"/>
        </w:rPr>
        <w:tab/>
        <w:t>var nickname=document.getElementById("nickname").value;</w:t>
      </w:r>
    </w:p>
    <w:p w:rsidR="008415D1" w:rsidRDefault="00124AEC">
      <w:pPr>
        <w:autoSpaceDE w:val="0"/>
        <w:autoSpaceDN w:val="0"/>
        <w:adjustRightInd w:val="0"/>
        <w:jc w:val="left"/>
        <w:rPr>
          <w:szCs w:val="24"/>
        </w:rPr>
      </w:pPr>
      <w:r>
        <w:rPr>
          <w:szCs w:val="24"/>
        </w:rPr>
        <w:lastRenderedPageBreak/>
        <w:t xml:space="preserve">            </w:t>
      </w:r>
      <w:r>
        <w:rPr>
          <w:szCs w:val="24"/>
        </w:rPr>
        <w:tab/>
        <w:t>if(nickname==""){</w:t>
      </w:r>
    </w:p>
    <w:p w:rsidR="008415D1" w:rsidRDefault="00124AEC">
      <w:pPr>
        <w:autoSpaceDE w:val="0"/>
        <w:autoSpaceDN w:val="0"/>
        <w:adjustRightInd w:val="0"/>
        <w:jc w:val="left"/>
        <w:rPr>
          <w:szCs w:val="24"/>
        </w:rPr>
      </w:pPr>
      <w:r>
        <w:rPr>
          <w:szCs w:val="24"/>
        </w:rPr>
        <w:t xml:space="preserve">            </w:t>
      </w:r>
      <w:r>
        <w:rPr>
          <w:szCs w:val="24"/>
        </w:rPr>
        <w:tab/>
      </w:r>
      <w:r>
        <w:rPr>
          <w:szCs w:val="24"/>
        </w:rPr>
        <w:tab/>
        <w:t>alert("</w:t>
      </w:r>
      <w:r>
        <w:rPr>
          <w:szCs w:val="24"/>
        </w:rPr>
        <w:t>请输入本次聊天的昵称</w:t>
      </w:r>
      <w:r>
        <w:rPr>
          <w:szCs w:val="24"/>
        </w:rPr>
        <w:t>");</w:t>
      </w:r>
    </w:p>
    <w:p w:rsidR="008415D1" w:rsidRDefault="00124AEC">
      <w:pPr>
        <w:autoSpaceDE w:val="0"/>
        <w:autoSpaceDN w:val="0"/>
        <w:adjustRightInd w:val="0"/>
        <w:jc w:val="left"/>
        <w:rPr>
          <w:szCs w:val="24"/>
        </w:rPr>
      </w:pPr>
      <w:r>
        <w:rPr>
          <w:szCs w:val="24"/>
        </w:rPr>
        <w:t xml:space="preserve">            </w:t>
      </w:r>
      <w:r>
        <w:rPr>
          <w:szCs w:val="24"/>
        </w:rPr>
        <w:tab/>
        <w:t>}else{</w:t>
      </w:r>
    </w:p>
    <w:p w:rsidR="008415D1" w:rsidRDefault="00124AEC">
      <w:pPr>
        <w:autoSpaceDE w:val="0"/>
        <w:autoSpaceDN w:val="0"/>
        <w:adjustRightInd w:val="0"/>
        <w:jc w:val="left"/>
        <w:rPr>
          <w:szCs w:val="24"/>
        </w:rPr>
      </w:pPr>
      <w:r>
        <w:rPr>
          <w:szCs w:val="24"/>
        </w:rPr>
        <w:t xml:space="preserve">                    if(webSocket !== undefined &amp;&amp; webSocket.readyState !== WebSocket.CLOSED){</w:t>
      </w:r>
    </w:p>
    <w:p w:rsidR="008415D1" w:rsidRDefault="00124AEC">
      <w:pPr>
        <w:autoSpaceDE w:val="0"/>
        <w:autoSpaceDN w:val="0"/>
        <w:adjustRightInd w:val="0"/>
        <w:jc w:val="left"/>
        <w:rPr>
          <w:szCs w:val="24"/>
        </w:rPr>
      </w:pPr>
      <w:r>
        <w:rPr>
          <w:szCs w:val="24"/>
        </w:rPr>
        <w:t xml:space="preserve">                       //writeResponse("</w:t>
      </w:r>
      <w:r>
        <w:rPr>
          <w:szCs w:val="24"/>
        </w:rPr>
        <w:t>已进入聊天室</w:t>
      </w:r>
      <w:r>
        <w:rPr>
          <w:szCs w:val="24"/>
        </w:rPr>
        <w:t>");</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w:t>
      </w:r>
    </w:p>
    <w:p w:rsidR="008415D1" w:rsidRDefault="00124AEC">
      <w:pPr>
        <w:autoSpaceDE w:val="0"/>
        <w:autoSpaceDN w:val="0"/>
        <w:adjustRightInd w:val="0"/>
        <w:jc w:val="left"/>
        <w:rPr>
          <w:szCs w:val="24"/>
        </w:rPr>
      </w:pPr>
      <w:r>
        <w:rPr>
          <w:szCs w:val="24"/>
        </w:rPr>
        <w:t xml:space="preserve">                    document.getElementById("inputnickname").style.display="none";</w:t>
      </w:r>
    </w:p>
    <w:p w:rsidR="008415D1" w:rsidRDefault="00124AEC">
      <w:pPr>
        <w:autoSpaceDE w:val="0"/>
        <w:autoSpaceDN w:val="0"/>
        <w:adjustRightInd w:val="0"/>
        <w:jc w:val="left"/>
        <w:rPr>
          <w:szCs w:val="24"/>
        </w:rPr>
      </w:pPr>
      <w:r>
        <w:rPr>
          <w:szCs w:val="24"/>
        </w:rPr>
        <w:t xml:space="preserve">                    document.getElementById("shownickname").innerHTML="</w:t>
      </w:r>
      <w:r>
        <w:rPr>
          <w:szCs w:val="24"/>
        </w:rPr>
        <w:t>本次聊天昵称：</w:t>
      </w:r>
      <w:r>
        <w:rPr>
          <w:szCs w:val="24"/>
        </w:rPr>
        <w:t>"+nickname;</w:t>
      </w:r>
    </w:p>
    <w:p w:rsidR="008415D1" w:rsidRDefault="00124AEC">
      <w:pPr>
        <w:autoSpaceDE w:val="0"/>
        <w:autoSpaceDN w:val="0"/>
        <w:adjustRightInd w:val="0"/>
        <w:jc w:val="left"/>
        <w:rPr>
          <w:szCs w:val="24"/>
        </w:rPr>
      </w:pPr>
      <w:r>
        <w:rPr>
          <w:szCs w:val="24"/>
        </w:rPr>
        <w:t xml:space="preserve">                    document.getElementById("shownickname").style.display="";</w:t>
      </w:r>
    </w:p>
    <w:p w:rsidR="008415D1" w:rsidRDefault="00124AEC">
      <w:pPr>
        <w:autoSpaceDE w:val="0"/>
        <w:autoSpaceDN w:val="0"/>
        <w:adjustRightInd w:val="0"/>
        <w:jc w:val="left"/>
        <w:rPr>
          <w:szCs w:val="24"/>
        </w:rPr>
      </w:pPr>
      <w:r>
        <w:rPr>
          <w:szCs w:val="24"/>
        </w:rPr>
        <w:t xml:space="preserve">                    document.getElementById("inchatroom").style.display="none";</w:t>
      </w:r>
    </w:p>
    <w:p w:rsidR="008415D1" w:rsidRDefault="00124AEC">
      <w:pPr>
        <w:autoSpaceDE w:val="0"/>
        <w:autoSpaceDN w:val="0"/>
        <w:adjustRightInd w:val="0"/>
        <w:jc w:val="left"/>
        <w:rPr>
          <w:szCs w:val="24"/>
        </w:rPr>
      </w:pPr>
      <w:r>
        <w:rPr>
          <w:szCs w:val="24"/>
        </w:rPr>
        <w:t xml:space="preserve">                    // Create a new instance of the websocket</w:t>
      </w:r>
    </w:p>
    <w:p w:rsidR="008415D1" w:rsidRDefault="00124AEC">
      <w:pPr>
        <w:autoSpaceDE w:val="0"/>
        <w:autoSpaceDN w:val="0"/>
        <w:adjustRightInd w:val="0"/>
        <w:jc w:val="left"/>
        <w:rPr>
          <w:szCs w:val="24"/>
        </w:rPr>
      </w:pPr>
      <w:r>
        <w:rPr>
          <w:szCs w:val="24"/>
        </w:rPr>
        <w:t xml:space="preserve">                    webSocket = new WebSocket("ws://localhost:8081/chattest/echo/"+nickname);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Binds functions to the listeners for the websocket.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webSocket.onopen = function(event){</w:t>
      </w:r>
    </w:p>
    <w:p w:rsidR="008415D1" w:rsidRDefault="00124AEC">
      <w:pPr>
        <w:autoSpaceDE w:val="0"/>
        <w:autoSpaceDN w:val="0"/>
        <w:adjustRightInd w:val="0"/>
        <w:jc w:val="left"/>
        <w:rPr>
          <w:szCs w:val="24"/>
        </w:rPr>
      </w:pPr>
      <w:r>
        <w:rPr>
          <w:szCs w:val="24"/>
        </w:rPr>
        <w:t xml:space="preserve">                        // For reasons I can't determine, onopen gets called twice</w:t>
      </w:r>
    </w:p>
    <w:p w:rsidR="008415D1" w:rsidRDefault="00124AEC">
      <w:pPr>
        <w:autoSpaceDE w:val="0"/>
        <w:autoSpaceDN w:val="0"/>
        <w:adjustRightInd w:val="0"/>
        <w:jc w:val="left"/>
        <w:rPr>
          <w:szCs w:val="24"/>
        </w:rPr>
      </w:pPr>
      <w:r>
        <w:rPr>
          <w:szCs w:val="24"/>
        </w:rPr>
        <w:t xml:space="preserve">                        // and the first time event.data is undefined.</w:t>
      </w:r>
    </w:p>
    <w:p w:rsidR="008415D1" w:rsidRDefault="00124AEC">
      <w:pPr>
        <w:autoSpaceDE w:val="0"/>
        <w:autoSpaceDN w:val="0"/>
        <w:adjustRightInd w:val="0"/>
        <w:jc w:val="left"/>
        <w:rPr>
          <w:szCs w:val="24"/>
        </w:rPr>
      </w:pPr>
      <w:r>
        <w:rPr>
          <w:szCs w:val="24"/>
        </w:rPr>
        <w:t xml:space="preserve">                        // Leave a comment if you know the answer.</w:t>
      </w:r>
    </w:p>
    <w:p w:rsidR="008415D1" w:rsidRDefault="00124AEC">
      <w:pPr>
        <w:autoSpaceDE w:val="0"/>
        <w:autoSpaceDN w:val="0"/>
        <w:adjustRightInd w:val="0"/>
        <w:jc w:val="left"/>
        <w:rPr>
          <w:szCs w:val="24"/>
        </w:rPr>
      </w:pPr>
      <w:r>
        <w:rPr>
          <w:szCs w:val="24"/>
        </w:rPr>
        <w:t xml:space="preserve">                        if(event.data === undefined)</w:t>
      </w:r>
    </w:p>
    <w:p w:rsidR="008415D1" w:rsidRDefault="00124AEC">
      <w:pPr>
        <w:autoSpaceDE w:val="0"/>
        <w:autoSpaceDN w:val="0"/>
        <w:adjustRightInd w:val="0"/>
        <w:jc w:val="left"/>
        <w:rPr>
          <w:szCs w:val="24"/>
        </w:rPr>
      </w:pPr>
      <w:r>
        <w:rPr>
          <w:szCs w:val="24"/>
        </w:rPr>
        <w:t xml:space="preserve">                            return;</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writeResponse(event.data); </w:t>
      </w:r>
    </w:p>
    <w:p w:rsidR="008415D1" w:rsidRDefault="00124AEC">
      <w:pPr>
        <w:autoSpaceDE w:val="0"/>
        <w:autoSpaceDN w:val="0"/>
        <w:adjustRightInd w:val="0"/>
        <w:jc w:val="left"/>
        <w:rPr>
          <w:szCs w:val="24"/>
        </w:rPr>
      </w:pPr>
      <w:r>
        <w:rPr>
          <w:szCs w:val="24"/>
        </w:rPr>
        <w:lastRenderedPageBreak/>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webSocket.onmessage = function(event){</w:t>
      </w:r>
    </w:p>
    <w:p w:rsidR="008415D1" w:rsidRDefault="00124AEC">
      <w:pPr>
        <w:autoSpaceDE w:val="0"/>
        <w:autoSpaceDN w:val="0"/>
        <w:adjustRightInd w:val="0"/>
        <w:jc w:val="left"/>
        <w:rPr>
          <w:szCs w:val="24"/>
        </w:rPr>
      </w:pPr>
      <w:r>
        <w:rPr>
          <w:szCs w:val="24"/>
        </w:rPr>
        <w:t xml:space="preserve">                        writeResponse(event.data);</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webSocket.onclose = function(event){</w:t>
      </w:r>
    </w:p>
    <w:p w:rsidR="008415D1" w:rsidRDefault="00124AEC">
      <w:pPr>
        <w:autoSpaceDE w:val="0"/>
        <w:autoSpaceDN w:val="0"/>
        <w:adjustRightInd w:val="0"/>
        <w:jc w:val="left"/>
        <w:rPr>
          <w:szCs w:val="24"/>
        </w:rPr>
      </w:pPr>
      <w:r>
        <w:rPr>
          <w:szCs w:val="24"/>
        </w:rPr>
        <w:t xml:space="preserve">                        writeResponse(nickname+"</w:t>
      </w:r>
      <w:r>
        <w:rPr>
          <w:szCs w:val="24"/>
        </w:rPr>
        <w:t>成功退出聊天室！</w:t>
      </w:r>
      <w:r>
        <w:rPr>
          <w:szCs w:val="24"/>
        </w:rPr>
        <w:t>&lt;/br&gt;");</w:t>
      </w:r>
    </w:p>
    <w:p w:rsidR="008415D1" w:rsidRDefault="00124AEC">
      <w:pPr>
        <w:autoSpaceDE w:val="0"/>
        <w:autoSpaceDN w:val="0"/>
        <w:adjustRightInd w:val="0"/>
        <w:jc w:val="left"/>
        <w:rPr>
          <w:szCs w:val="24"/>
        </w:rPr>
      </w:pPr>
      <w:r>
        <w:rPr>
          <w:szCs w:val="24"/>
        </w:rPr>
        <w:t xml:space="preserve">                        document.getElementById("shownickname").innerHTML=nickname+"</w:t>
      </w:r>
      <w:r>
        <w:rPr>
          <w:szCs w:val="24"/>
        </w:rPr>
        <w:t>的本次聊天结束</w:t>
      </w:r>
      <w:r>
        <w:rPr>
          <w:szCs w:val="24"/>
        </w:rPr>
        <w:t>";</w:t>
      </w:r>
    </w:p>
    <w:p w:rsidR="008415D1" w:rsidRDefault="00124AEC">
      <w:pPr>
        <w:autoSpaceDE w:val="0"/>
        <w:autoSpaceDN w:val="0"/>
        <w:adjustRightInd w:val="0"/>
        <w:jc w:val="left"/>
        <w:rPr>
          <w:szCs w:val="24"/>
        </w:rPr>
      </w:pPr>
      <w:r>
        <w:rPr>
          <w:szCs w:val="24"/>
        </w:rPr>
        <w:t xml:space="preserve">                        var target=document.getElementById("messagecontext");</w:t>
      </w:r>
    </w:p>
    <w:p w:rsidR="008415D1" w:rsidRDefault="00124AEC">
      <w:pPr>
        <w:autoSpaceDE w:val="0"/>
        <w:autoSpaceDN w:val="0"/>
        <w:adjustRightInd w:val="0"/>
        <w:jc w:val="left"/>
        <w:rPr>
          <w:szCs w:val="24"/>
        </w:rPr>
      </w:pPr>
      <w:r>
        <w:rPr>
          <w:szCs w:val="24"/>
        </w:rPr>
        <w:t xml:space="preserve">                        target.style.display="none";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r>
        <w:rPr>
          <w:szCs w:val="24"/>
        </w:rPr>
        <w:tab/>
        <w: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 Sends the value of the text input to the server</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send(){</w:t>
      </w:r>
    </w:p>
    <w:p w:rsidR="008415D1" w:rsidRDefault="00124AEC">
      <w:pPr>
        <w:autoSpaceDE w:val="0"/>
        <w:autoSpaceDN w:val="0"/>
        <w:adjustRightInd w:val="0"/>
        <w:jc w:val="left"/>
        <w:rPr>
          <w:szCs w:val="24"/>
        </w:rPr>
      </w:pPr>
      <w:r>
        <w:rPr>
          <w:szCs w:val="24"/>
        </w:rPr>
        <w:t xml:space="preserve">                var text = document.getElementById("messageinput").value;</w:t>
      </w:r>
    </w:p>
    <w:p w:rsidR="008415D1" w:rsidRDefault="00124AEC">
      <w:pPr>
        <w:autoSpaceDE w:val="0"/>
        <w:autoSpaceDN w:val="0"/>
        <w:adjustRightInd w:val="0"/>
        <w:jc w:val="left"/>
        <w:rPr>
          <w:szCs w:val="24"/>
        </w:rPr>
      </w:pPr>
      <w:r>
        <w:rPr>
          <w:szCs w:val="24"/>
        </w:rPr>
        <w:t xml:space="preserve">                document.getElementById("messageinput").value="";</w:t>
      </w:r>
    </w:p>
    <w:p w:rsidR="008415D1" w:rsidRDefault="00124AEC">
      <w:pPr>
        <w:autoSpaceDE w:val="0"/>
        <w:autoSpaceDN w:val="0"/>
        <w:adjustRightInd w:val="0"/>
        <w:jc w:val="left"/>
        <w:rPr>
          <w:szCs w:val="24"/>
        </w:rPr>
      </w:pPr>
      <w:r>
        <w:rPr>
          <w:szCs w:val="24"/>
        </w:rPr>
        <w:t xml:space="preserve">                webSocket.send(text);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closeSocket(){</w:t>
      </w:r>
    </w:p>
    <w:p w:rsidR="008415D1" w:rsidRDefault="00124AEC">
      <w:pPr>
        <w:autoSpaceDE w:val="0"/>
        <w:autoSpaceDN w:val="0"/>
        <w:adjustRightInd w:val="0"/>
        <w:jc w:val="left"/>
        <w:rPr>
          <w:szCs w:val="24"/>
        </w:rPr>
      </w:pPr>
      <w:r>
        <w:rPr>
          <w:szCs w:val="24"/>
        </w:rPr>
        <w:t xml:space="preserve">                webSocket.close();</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function writeResponse(text){</w:t>
      </w:r>
    </w:p>
    <w:p w:rsidR="008415D1" w:rsidRDefault="00124AEC">
      <w:pPr>
        <w:autoSpaceDE w:val="0"/>
        <w:autoSpaceDN w:val="0"/>
        <w:adjustRightInd w:val="0"/>
        <w:jc w:val="left"/>
        <w:rPr>
          <w:szCs w:val="24"/>
        </w:rPr>
      </w:pPr>
      <w:r>
        <w:rPr>
          <w:szCs w:val="24"/>
        </w:rPr>
        <w:lastRenderedPageBreak/>
        <w:t xml:space="preserve">                messages.innerHTML += "&lt;br/&gt;" + text;</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&lt;/script&gt;</w:t>
      </w:r>
    </w:p>
    <w:p w:rsidR="008415D1" w:rsidRDefault="00124AEC">
      <w:pPr>
        <w:autoSpaceDE w:val="0"/>
        <w:autoSpaceDN w:val="0"/>
        <w:adjustRightInd w:val="0"/>
        <w:jc w:val="left"/>
        <w:rPr>
          <w:szCs w:val="24"/>
        </w:rPr>
      </w:pPr>
      <w:r>
        <w:rPr>
          <w:szCs w:val="24"/>
        </w:rPr>
        <w:t>&lt;/body&gt;</w:t>
      </w:r>
    </w:p>
    <w:p w:rsidR="008415D1" w:rsidRDefault="00124AEC">
      <w:pPr>
        <w:autoSpaceDE w:val="0"/>
        <w:autoSpaceDN w:val="0"/>
        <w:adjustRightInd w:val="0"/>
        <w:jc w:val="left"/>
        <w:rPr>
          <w:szCs w:val="24"/>
        </w:rPr>
      </w:pPr>
      <w:r>
        <w:rPr>
          <w:szCs w:val="24"/>
        </w:rPr>
        <w:t>&lt;/html&gt;</w:t>
      </w:r>
    </w:p>
    <w:p w:rsidR="008415D1" w:rsidRDefault="00124AEC">
      <w:pPr>
        <w:autoSpaceDE w:val="0"/>
        <w:autoSpaceDN w:val="0"/>
        <w:adjustRightInd w:val="0"/>
        <w:jc w:val="left"/>
        <w:rPr>
          <w:szCs w:val="24"/>
        </w:rPr>
      </w:pPr>
      <w:r>
        <w:rPr>
          <w:rFonts w:hint="eastAsia"/>
          <w:szCs w:val="24"/>
        </w:rPr>
        <w:t>5</w:t>
      </w:r>
      <w:r>
        <w:rPr>
          <w:rFonts w:hint="eastAsia"/>
          <w:szCs w:val="24"/>
        </w:rPr>
        <w:t>、</w:t>
      </w:r>
      <w:r>
        <w:rPr>
          <w:rFonts w:hint="eastAsia"/>
          <w:szCs w:val="24"/>
        </w:rPr>
        <w:t>thread.java</w:t>
      </w:r>
    </w:p>
    <w:p w:rsidR="008415D1" w:rsidRDefault="00124AEC">
      <w:pPr>
        <w:autoSpaceDE w:val="0"/>
        <w:autoSpaceDN w:val="0"/>
        <w:adjustRightInd w:val="0"/>
        <w:jc w:val="left"/>
        <w:rPr>
          <w:szCs w:val="24"/>
        </w:rPr>
      </w:pPr>
      <w:r>
        <w:rPr>
          <w:szCs w:val="24"/>
        </w:rPr>
        <w:t>//</w:t>
      </w:r>
      <w:r>
        <w:rPr>
          <w:szCs w:val="24"/>
        </w:rPr>
        <w:t>输出</w:t>
      </w:r>
      <w:r>
        <w:rPr>
          <w:szCs w:val="24"/>
        </w:rPr>
        <w:t>thread</w:t>
      </w:r>
    </w:p>
    <w:p w:rsidR="008415D1" w:rsidRDefault="00124AEC">
      <w:pPr>
        <w:autoSpaceDE w:val="0"/>
        <w:autoSpaceDN w:val="0"/>
        <w:adjustRightInd w:val="0"/>
        <w:jc w:val="left"/>
        <w:rPr>
          <w:szCs w:val="24"/>
        </w:rPr>
      </w:pPr>
      <w:r>
        <w:rPr>
          <w:szCs w:val="24"/>
        </w:rPr>
        <w:tab/>
        <w:t>public static ResultSet importthreadsbybbsid(String bbsid)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String sql = "select t.*,a.name from thread as t left join (select * from teacher  union select * from student) as a on t.auth=a.ID and t.retired=1 and t.bbsid="+bbsid+"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t>System.out.print("import course ok! sql</w:t>
      </w:r>
      <w:r>
        <w:rPr>
          <w:szCs w:val="24"/>
        </w:rPr>
        <w:t>：</w:t>
      </w:r>
      <w:r>
        <w:rPr>
          <w:szCs w:val="24"/>
        </w:rPr>
        <w:t>"+sql);</w:t>
      </w:r>
      <w:r>
        <w:rPr>
          <w:szCs w:val="24"/>
        </w:rPr>
        <w:tab/>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输出本人评论</w:t>
      </w:r>
    </w:p>
    <w:p w:rsidR="008415D1" w:rsidRDefault="00124AEC">
      <w:pPr>
        <w:autoSpaceDE w:val="0"/>
        <w:autoSpaceDN w:val="0"/>
        <w:adjustRightInd w:val="0"/>
        <w:jc w:val="left"/>
        <w:rPr>
          <w:szCs w:val="24"/>
        </w:rPr>
      </w:pPr>
      <w:r>
        <w:rPr>
          <w:szCs w:val="24"/>
        </w:rPr>
        <w:tab/>
        <w:t>public static ResultSet importthreadbyid(String userid) {</w:t>
      </w:r>
    </w:p>
    <w:p w:rsidR="008415D1" w:rsidRDefault="00124AEC">
      <w:pPr>
        <w:autoSpaceDE w:val="0"/>
        <w:autoSpaceDN w:val="0"/>
        <w:adjustRightInd w:val="0"/>
        <w:jc w:val="left"/>
        <w:rPr>
          <w:szCs w:val="24"/>
        </w:rPr>
      </w:pP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t xml:space="preserve">String sql = "select t.*,b.title from (select * from thread where retired =1 and </w:t>
      </w:r>
      <w:r>
        <w:rPr>
          <w:szCs w:val="24"/>
        </w:rPr>
        <w:lastRenderedPageBreak/>
        <w:t>auth="+userid+")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return rs;</w:t>
      </w:r>
    </w:p>
    <w:p w:rsidR="008415D1" w:rsidRDefault="00124AEC">
      <w:pPr>
        <w:autoSpaceDE w:val="0"/>
        <w:autoSpaceDN w:val="0"/>
        <w:adjustRightInd w:val="0"/>
        <w:jc w:val="left"/>
        <w:rPr>
          <w:szCs w:val="24"/>
        </w:rPr>
      </w:pPr>
      <w:r>
        <w:rPr>
          <w:szCs w:val="24"/>
        </w:rPr>
        <w:tab/>
        <w:t>}</w:t>
      </w:r>
    </w:p>
    <w:p w:rsidR="008415D1" w:rsidRDefault="00124AEC">
      <w:pPr>
        <w:autoSpaceDE w:val="0"/>
        <w:autoSpaceDN w:val="0"/>
        <w:adjustRightInd w:val="0"/>
        <w:jc w:val="left"/>
        <w:rPr>
          <w:szCs w:val="24"/>
        </w:rPr>
      </w:pPr>
      <w:r>
        <w:rPr>
          <w:szCs w:val="24"/>
        </w:rPr>
        <w:tab/>
        <w:t>//</w:t>
      </w:r>
      <w:r>
        <w:rPr>
          <w:szCs w:val="24"/>
        </w:rPr>
        <w:t>新建评论</w:t>
      </w:r>
    </w:p>
    <w:p w:rsidR="008415D1" w:rsidRDefault="00124AEC">
      <w:pPr>
        <w:autoSpaceDE w:val="0"/>
        <w:autoSpaceDN w:val="0"/>
        <w:adjustRightInd w:val="0"/>
        <w:jc w:val="left"/>
        <w:rPr>
          <w:szCs w:val="24"/>
        </w:rPr>
      </w:pPr>
      <w:r>
        <w:rPr>
          <w:szCs w:val="24"/>
        </w:rPr>
        <w:tab/>
      </w:r>
      <w:r>
        <w:rPr>
          <w:szCs w:val="24"/>
        </w:rPr>
        <w:tab/>
        <w:t>public int savethread(String titleid,thread thread) {</w:t>
      </w:r>
    </w:p>
    <w:p w:rsidR="008415D1" w:rsidRDefault="00124AEC">
      <w:pPr>
        <w:autoSpaceDE w:val="0"/>
        <w:autoSpaceDN w:val="0"/>
        <w:adjustRightInd w:val="0"/>
        <w:jc w:val="left"/>
        <w:rPr>
          <w:szCs w:val="24"/>
        </w:rPr>
      </w:pPr>
      <w:r>
        <w:rPr>
          <w:szCs w:val="24"/>
        </w:rPr>
        <w:tab/>
      </w:r>
      <w:r>
        <w:rPr>
          <w:szCs w:val="24"/>
        </w:rPr>
        <w:tab/>
      </w:r>
      <w:r>
        <w:rPr>
          <w:szCs w:val="24"/>
        </w:rPr>
        <w:tab/>
        <w:t>System.out.println("in thread-&gt;function savethread");</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String sql = "insert into thread(main,time,auth,retired,bbsid) values(?,?,?,?,?)";</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con.setAutoCommit(false);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PreparedStatement pstmt = con.prepareStatement(sql);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savebbs");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Date a = new 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SimpleDateFormat sd = new SimpleDateFormat("yyyy-MM-dd HH:mm:ss");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//session.setAttribute("timereply",sd.format(a));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time=sd.format(a);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System.out.print(sd.format(a));</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bbs.getId());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pstmt.setString(1, thread.getMain());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pstmt.setString(2, thread.getTime());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pstmt.setString(3, thread.getAuth());</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t>pstmt.setString(4,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pstmt.setString(5, 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i = pstmt.executeUpdate();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System.out.print("add");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(i == 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con.commit();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int flag=autoaddbbsnum(titleid);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System.out.println("in thread-&gt;function savethread:fail");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con.rollback();</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e1)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System.out.print("error2"+e1);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e1.printStackTrace();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}finally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try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con.close();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catch (SQLException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rFonts w:hint="eastAsia"/>
          <w:szCs w:val="24"/>
        </w:rPr>
        <w:t>//</w:t>
      </w:r>
      <w:r>
        <w:rPr>
          <w:rFonts w:hint="eastAsia"/>
          <w:szCs w:val="24"/>
        </w:rPr>
        <w:t>自增长回复数</w:t>
      </w:r>
    </w:p>
    <w:p w:rsidR="008415D1" w:rsidRDefault="00124AEC">
      <w:pPr>
        <w:autoSpaceDE w:val="0"/>
        <w:autoSpaceDN w:val="0"/>
        <w:adjustRightInd w:val="0"/>
        <w:jc w:val="left"/>
        <w:rPr>
          <w:szCs w:val="24"/>
        </w:rPr>
      </w:pPr>
      <w:r>
        <w:rPr>
          <w:szCs w:val="24"/>
        </w:rPr>
        <w:lastRenderedPageBreak/>
        <w:tab/>
      </w:r>
      <w:r>
        <w:rPr>
          <w:szCs w:val="24"/>
        </w:rPr>
        <w:tab/>
        <w:t>public int autoaddbbsnum(String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public int autominbbsnum(String bbsid){</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bbs set num=num-1 where id="+bbsid;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w:t>
      </w:r>
      <w:r>
        <w:rPr>
          <w:szCs w:val="24"/>
        </w:rPr>
        <w:t>删除评论</w:t>
      </w:r>
    </w:p>
    <w:p w:rsidR="008415D1" w:rsidRDefault="00124AEC">
      <w:pPr>
        <w:autoSpaceDE w:val="0"/>
        <w:autoSpaceDN w:val="0"/>
        <w:adjustRightInd w:val="0"/>
        <w:jc w:val="left"/>
        <w:rPr>
          <w:szCs w:val="24"/>
        </w:rPr>
      </w:pPr>
      <w:r>
        <w:rPr>
          <w:szCs w:val="24"/>
        </w:rPr>
        <w:tab/>
      </w:r>
      <w:r>
        <w:rPr>
          <w:szCs w:val="24"/>
        </w:rPr>
        <w:tab/>
        <w:t>public  int deletethread(String titleid,String id) {</w:t>
      </w:r>
    </w:p>
    <w:p w:rsidR="008415D1" w:rsidRDefault="00124AEC">
      <w:pPr>
        <w:autoSpaceDE w:val="0"/>
        <w:autoSpaceDN w:val="0"/>
        <w:adjustRightInd w:val="0"/>
        <w:jc w:val="left"/>
        <w:rPr>
          <w:szCs w:val="24"/>
        </w:rPr>
      </w:pPr>
      <w:r>
        <w:rPr>
          <w:szCs w:val="24"/>
        </w:rPr>
        <w:tab/>
      </w:r>
      <w:r>
        <w:rPr>
          <w:szCs w:val="24"/>
        </w:rPr>
        <w:tab/>
      </w:r>
      <w:r>
        <w:rPr>
          <w:szCs w:val="24"/>
        </w:rPr>
        <w:tab/>
        <w:t>//</w:t>
      </w:r>
      <w:r>
        <w:rPr>
          <w:szCs w:val="24"/>
        </w:rPr>
        <w:t>调用</w:t>
      </w:r>
      <w:r>
        <w:rPr>
          <w:szCs w:val="24"/>
        </w:rPr>
        <w:t>javabean</w:t>
      </w:r>
      <w:r>
        <w:rPr>
          <w:szCs w:val="24"/>
        </w:rPr>
        <w:t>连接数据库</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"update thread set retired=0 where id="+id;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stmt.executeUpdate(sql);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int flag=autominbbsnum(titleid);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return 2;</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return 0;</w:t>
      </w:r>
    </w:p>
    <w:p w:rsidR="008415D1" w:rsidRDefault="008415D1">
      <w:pPr>
        <w:autoSpaceDE w:val="0"/>
        <w:autoSpaceDN w:val="0"/>
        <w:adjustRightInd w:val="0"/>
        <w:jc w:val="left"/>
        <w:rPr>
          <w:szCs w:val="24"/>
        </w:rPr>
      </w:pPr>
    </w:p>
    <w:p w:rsidR="008415D1" w:rsidRDefault="00124AEC">
      <w:pPr>
        <w:autoSpaceDE w:val="0"/>
        <w:autoSpaceDN w:val="0"/>
        <w:adjustRightInd w:val="0"/>
        <w:jc w:val="left"/>
        <w:rPr>
          <w:szCs w:val="24"/>
        </w:rPr>
      </w:pPr>
      <w:r>
        <w:rPr>
          <w:szCs w:val="24"/>
        </w:rPr>
        <w:lastRenderedPageBreak/>
        <w:tab/>
      </w:r>
      <w:r>
        <w:rPr>
          <w:szCs w:val="24"/>
        </w:rPr>
        <w:tab/>
        <w:t>}</w:t>
      </w:r>
    </w:p>
    <w:p w:rsidR="008415D1" w:rsidRDefault="00124AEC">
      <w:pPr>
        <w:autoSpaceDE w:val="0"/>
        <w:autoSpaceDN w:val="0"/>
        <w:adjustRightInd w:val="0"/>
        <w:jc w:val="left"/>
        <w:rPr>
          <w:szCs w:val="24"/>
        </w:rPr>
      </w:pPr>
      <w:r>
        <w:rPr>
          <w:szCs w:val="24"/>
        </w:rPr>
        <w:tab/>
      </w:r>
      <w:r>
        <w:rPr>
          <w:szCs w:val="24"/>
        </w:rPr>
        <w:tab/>
        <w:t>public static ResultSet importallthread() {</w:t>
      </w:r>
    </w:p>
    <w:p w:rsidR="008415D1" w:rsidRDefault="00124AEC">
      <w:pPr>
        <w:autoSpaceDE w:val="0"/>
        <w:autoSpaceDN w:val="0"/>
        <w:adjustRightInd w:val="0"/>
        <w:jc w:val="left"/>
        <w:rPr>
          <w:szCs w:val="24"/>
        </w:rPr>
      </w:pPr>
      <w:r>
        <w:rPr>
          <w:szCs w:val="24"/>
        </w:rPr>
        <w:tab/>
      </w:r>
      <w:r>
        <w:rPr>
          <w:szCs w:val="24"/>
        </w:rPr>
        <w:tab/>
      </w:r>
      <w:r>
        <w:rPr>
          <w:szCs w:val="24"/>
        </w:rPr>
        <w:tab/>
        <w:t>Connection con = sqlconnection.getConnection();</w:t>
      </w:r>
    </w:p>
    <w:p w:rsidR="008415D1" w:rsidRDefault="00124AEC">
      <w:pPr>
        <w:autoSpaceDE w:val="0"/>
        <w:autoSpaceDN w:val="0"/>
        <w:adjustRightInd w:val="0"/>
        <w:jc w:val="left"/>
        <w:rPr>
          <w:szCs w:val="24"/>
        </w:rPr>
      </w:pPr>
      <w:r>
        <w:rPr>
          <w:szCs w:val="24"/>
        </w:rPr>
        <w:tab/>
      </w:r>
      <w:r>
        <w:rPr>
          <w:szCs w:val="24"/>
        </w:rPr>
        <w:tab/>
      </w:r>
      <w:r>
        <w:rPr>
          <w:szCs w:val="24"/>
        </w:rPr>
        <w:tab/>
        <w:t>ResultSet rs=null;</w:t>
      </w:r>
    </w:p>
    <w:p w:rsidR="008415D1" w:rsidRDefault="00124AEC">
      <w:pPr>
        <w:autoSpaceDE w:val="0"/>
        <w:autoSpaceDN w:val="0"/>
        <w:adjustRightInd w:val="0"/>
        <w:jc w:val="left"/>
        <w:rPr>
          <w:szCs w:val="24"/>
        </w:rPr>
      </w:pPr>
      <w:r>
        <w:rPr>
          <w:szCs w:val="24"/>
        </w:rPr>
        <w:tab/>
      </w:r>
      <w:r>
        <w:rPr>
          <w:szCs w:val="24"/>
        </w:rPr>
        <w:tab/>
      </w:r>
      <w:r>
        <w:rPr>
          <w:szCs w:val="24"/>
        </w:rPr>
        <w:tab/>
        <w:t>try{</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sql = "select t.*,b.title from (select * from thread where retired =1 ) as t inner join (select * from bbs where retired =1) as b on t.bbsid=b.ID order by t.time desc";</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Statement stmt = con.createStatement();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rs = stmt.executeQuery(sql);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//System.out.print("import course ok!");</w:t>
      </w:r>
      <w:r>
        <w:rPr>
          <w:szCs w:val="24"/>
        </w:rPr>
        <w:tab/>
      </w:r>
    </w:p>
    <w:p w:rsidR="008415D1" w:rsidRDefault="00124AEC">
      <w:pPr>
        <w:autoSpaceDE w:val="0"/>
        <w:autoSpaceDN w:val="0"/>
        <w:adjustRightInd w:val="0"/>
        <w:jc w:val="left"/>
        <w:rPr>
          <w:szCs w:val="24"/>
        </w:rPr>
      </w:pPr>
      <w:r>
        <w:rPr>
          <w:szCs w:val="24"/>
        </w:rPr>
        <w:tab/>
      </w:r>
      <w:r>
        <w:rPr>
          <w:szCs w:val="24"/>
        </w:rPr>
        <w:tab/>
      </w:r>
      <w:r>
        <w:rPr>
          <w:szCs w:val="24"/>
        </w:rPr>
        <w:tab/>
        <w:t>}catch (Exception e) {</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System.out.print("error"+e);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e.printStackTrace();</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return rs;</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6</w:t>
      </w:r>
      <w:r>
        <w:rPr>
          <w:rFonts w:hint="eastAsia"/>
          <w:szCs w:val="24"/>
        </w:rPr>
        <w:t>、</w:t>
      </w:r>
      <w:r>
        <w:rPr>
          <w:rFonts w:hint="eastAsia"/>
          <w:szCs w:val="24"/>
        </w:rPr>
        <w:t>classdetailsearchtest.java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ab/>
      </w:r>
      <w:r>
        <w:rPr>
          <w:szCs w:val="24"/>
        </w:rPr>
        <w:tab/>
        <w:t xml:space="preserve">        response.setCharacterEncoding("UTF-8"); </w:t>
      </w:r>
    </w:p>
    <w:p w:rsidR="008415D1" w:rsidRDefault="00124AEC">
      <w:pPr>
        <w:autoSpaceDE w:val="0"/>
        <w:autoSpaceDN w:val="0"/>
        <w:adjustRightInd w:val="0"/>
        <w:jc w:val="left"/>
        <w:rPr>
          <w:szCs w:val="24"/>
        </w:rPr>
      </w:pPr>
      <w:r>
        <w:rPr>
          <w:szCs w:val="24"/>
        </w:rPr>
        <w:tab/>
      </w:r>
      <w:r>
        <w:rPr>
          <w:szCs w:val="24"/>
        </w:rPr>
        <w:tab/>
        <w:t xml:space="preserve">        int searchflag=0;</w:t>
      </w:r>
    </w:p>
    <w:p w:rsidR="008415D1" w:rsidRDefault="00124AEC">
      <w:pPr>
        <w:autoSpaceDE w:val="0"/>
        <w:autoSpaceDN w:val="0"/>
        <w:adjustRightInd w:val="0"/>
        <w:jc w:val="left"/>
        <w:rPr>
          <w:szCs w:val="24"/>
        </w:rPr>
      </w:pPr>
      <w:r>
        <w:rPr>
          <w:szCs w:val="24"/>
        </w:rPr>
        <w:tab/>
      </w:r>
      <w:r>
        <w:rPr>
          <w:szCs w:val="24"/>
        </w:rPr>
        <w:tab/>
        <w:t xml:space="preserve">        String searchcon=null;</w:t>
      </w:r>
    </w:p>
    <w:p w:rsidR="008415D1" w:rsidRDefault="00124AEC">
      <w:pPr>
        <w:autoSpaceDE w:val="0"/>
        <w:autoSpaceDN w:val="0"/>
        <w:adjustRightInd w:val="0"/>
        <w:jc w:val="left"/>
        <w:rPr>
          <w:szCs w:val="24"/>
        </w:rPr>
      </w:pPr>
      <w:r>
        <w:rPr>
          <w:szCs w:val="24"/>
        </w:rPr>
        <w:tab/>
      </w:r>
      <w:r>
        <w:rPr>
          <w:szCs w:val="24"/>
        </w:rPr>
        <w:tab/>
        <w:t xml:space="preserve">        String 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lastRenderedPageBreak/>
        <w:tab/>
      </w:r>
      <w:r>
        <w:rPr>
          <w:szCs w:val="24"/>
        </w:rPr>
        <w:tab/>
      </w: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if(cookiename.equals("selection")){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searchcon=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t>}else if(cookiename.equals("searchvalue")){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searchvalue= URLDecoder.decode(cookie.getValue(),"utf-8");</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t>System.out.println("cookie 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if(searchcon!=null&amp;searchvalue!=null){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searchflag=1;</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//get session</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HttpSession session = request.getSession(false);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userid=null;</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userid=(String)session.getAttribute("userid");</w:t>
      </w:r>
    </w:p>
    <w:p w:rsidR="008415D1" w:rsidRDefault="00124AEC">
      <w:pPr>
        <w:autoSpaceDE w:val="0"/>
        <w:autoSpaceDN w:val="0"/>
        <w:adjustRightInd w:val="0"/>
        <w:jc w:val="left"/>
        <w:rPr>
          <w:szCs w:val="24"/>
        </w:rPr>
      </w:pPr>
      <w:r>
        <w:rPr>
          <w:szCs w:val="24"/>
        </w:rPr>
        <w:tab/>
      </w:r>
      <w:r>
        <w:rPr>
          <w:szCs w:val="24"/>
        </w:rPr>
        <w:tab/>
        <w:t xml:space="preserve">        //json</w:t>
      </w:r>
      <w:r>
        <w:rPr>
          <w:szCs w:val="24"/>
        </w:rPr>
        <w:t>封装</w:t>
      </w:r>
    </w:p>
    <w:p w:rsidR="008415D1" w:rsidRDefault="00124AEC">
      <w:pPr>
        <w:autoSpaceDE w:val="0"/>
        <w:autoSpaceDN w:val="0"/>
        <w:adjustRightInd w:val="0"/>
        <w:jc w:val="left"/>
        <w:rPr>
          <w:szCs w:val="24"/>
        </w:rPr>
      </w:pPr>
      <w:r>
        <w:rPr>
          <w:szCs w:val="24"/>
        </w:rPr>
        <w:tab/>
      </w:r>
      <w:r>
        <w:rPr>
          <w:szCs w:val="24"/>
        </w:rPr>
        <w:tab/>
        <w:t xml:space="preserve">        JSONArray array=new JSONArray();</w:t>
      </w:r>
    </w:p>
    <w:p w:rsidR="008415D1" w:rsidRDefault="00124AEC">
      <w:pPr>
        <w:autoSpaceDE w:val="0"/>
        <w:autoSpaceDN w:val="0"/>
        <w:adjustRightInd w:val="0"/>
        <w:jc w:val="left"/>
        <w:rPr>
          <w:szCs w:val="24"/>
        </w:rPr>
      </w:pPr>
      <w:r>
        <w:rPr>
          <w:szCs w:val="24"/>
        </w:rPr>
        <w:tab/>
      </w:r>
      <w:r>
        <w:rPr>
          <w:szCs w:val="24"/>
        </w:rPr>
        <w:tab/>
        <w:t xml:space="preserve">        JSONObject object=new JSONObject();</w:t>
      </w:r>
    </w:p>
    <w:p w:rsidR="008415D1" w:rsidRDefault="00124AEC">
      <w:pPr>
        <w:autoSpaceDE w:val="0"/>
        <w:autoSpaceDN w:val="0"/>
        <w:adjustRightInd w:val="0"/>
        <w:jc w:val="left"/>
        <w:rPr>
          <w:szCs w:val="24"/>
        </w:rPr>
      </w:pPr>
      <w:r>
        <w:rPr>
          <w:szCs w:val="24"/>
        </w:rPr>
        <w:tab/>
      </w:r>
      <w:r>
        <w:rPr>
          <w:szCs w:val="24"/>
        </w:rPr>
        <w:tab/>
        <w:t xml:space="preserve">        int ID,num;</w:t>
      </w:r>
    </w:p>
    <w:p w:rsidR="008415D1" w:rsidRDefault="00124AEC">
      <w:pPr>
        <w:autoSpaceDE w:val="0"/>
        <w:autoSpaceDN w:val="0"/>
        <w:adjustRightInd w:val="0"/>
        <w:jc w:val="left"/>
        <w:rPr>
          <w:szCs w:val="24"/>
        </w:rPr>
      </w:pPr>
      <w:r>
        <w:rPr>
          <w:szCs w:val="24"/>
        </w:rPr>
        <w:tab/>
      </w:r>
      <w:r>
        <w:rPr>
          <w:szCs w:val="24"/>
        </w:rPr>
        <w:tab/>
        <w:t xml:space="preserve">        String name,teacher;</w:t>
      </w:r>
    </w:p>
    <w:p w:rsidR="008415D1" w:rsidRDefault="00124AEC">
      <w:pPr>
        <w:autoSpaceDE w:val="0"/>
        <w:autoSpaceDN w:val="0"/>
        <w:adjustRightInd w:val="0"/>
        <w:jc w:val="left"/>
        <w:rPr>
          <w:szCs w:val="24"/>
        </w:rPr>
      </w:pPr>
      <w:r>
        <w:rPr>
          <w:szCs w:val="24"/>
        </w:rPr>
        <w:tab/>
      </w:r>
      <w:r>
        <w:rPr>
          <w:szCs w:val="24"/>
        </w:rPr>
        <w:tab/>
        <w:t xml:space="preserve">        try{</w:t>
      </w:r>
    </w:p>
    <w:p w:rsidR="008415D1" w:rsidRDefault="00124AEC">
      <w:pPr>
        <w:autoSpaceDE w:val="0"/>
        <w:autoSpaceDN w:val="0"/>
        <w:adjustRightInd w:val="0"/>
        <w:jc w:val="left"/>
        <w:rPr>
          <w:szCs w:val="24"/>
        </w:rPr>
      </w:pPr>
      <w:r>
        <w:rPr>
          <w:szCs w:val="24"/>
        </w:rPr>
        <w:tab/>
      </w:r>
      <w:r>
        <w:rPr>
          <w:szCs w:val="24"/>
        </w:rPr>
        <w:tab/>
        <w:t xml:space="preserve">        </w:t>
      </w:r>
      <w:r>
        <w:rPr>
          <w:szCs w:val="24"/>
        </w:rPr>
        <w:tab/>
        <w:t>ResultSet courseinfo=null;</w:t>
      </w:r>
    </w:p>
    <w:p w:rsidR="008415D1" w:rsidRDefault="00124AEC">
      <w:pPr>
        <w:autoSpaceDE w:val="0"/>
        <w:autoSpaceDN w:val="0"/>
        <w:adjustRightInd w:val="0"/>
        <w:jc w:val="left"/>
        <w:rPr>
          <w:szCs w:val="24"/>
        </w:rPr>
      </w:pPr>
      <w:r>
        <w:rPr>
          <w:szCs w:val="24"/>
        </w:rPr>
        <w:tab/>
      </w:r>
      <w:r>
        <w:rPr>
          <w:szCs w:val="24"/>
        </w:rPr>
        <w:tab/>
        <w:t xml:space="preserve">        </w:t>
      </w:r>
      <w:r>
        <w:rPr>
          <w:szCs w:val="24"/>
        </w:rPr>
        <w:tab/>
        <w:t>if(searchflag==0){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courseinfo=course.importcourses(userid);</w:t>
      </w:r>
    </w:p>
    <w:p w:rsidR="008415D1" w:rsidRDefault="00124AEC">
      <w:pPr>
        <w:autoSpaceDE w:val="0"/>
        <w:autoSpaceDN w:val="0"/>
        <w:adjustRightInd w:val="0"/>
        <w:jc w:val="left"/>
        <w:rPr>
          <w:szCs w:val="24"/>
        </w:rPr>
      </w:pPr>
      <w:r>
        <w:rPr>
          <w:szCs w:val="24"/>
        </w:rPr>
        <w:tab/>
      </w:r>
      <w:r>
        <w:rPr>
          <w:szCs w:val="24"/>
        </w:rPr>
        <w:tab/>
        <w:t xml:space="preserve">        </w:t>
      </w:r>
      <w:r>
        <w:rPr>
          <w:szCs w:val="24"/>
        </w:rPr>
        <w:tab/>
        <w:t>}else if(searchflag==1){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 xml:space="preserve">System.out.println("in classdetail: import with search </w:t>
      </w:r>
      <w:r>
        <w:rPr>
          <w:szCs w:val="24"/>
        </w:rPr>
        <w:lastRenderedPageBreak/>
        <w:t>condition");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//have to convert to exactly sql element name</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String searchcond="";</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switch(searchcon){</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"1" : searchcond = "id";break;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"2" : searchcond = "teacher";break;</w:t>
      </w:r>
    </w:p>
    <w:p w:rsidR="008415D1" w:rsidRDefault="00124AEC">
      <w:pPr>
        <w:autoSpaceDE w:val="0"/>
        <w:autoSpaceDN w:val="0"/>
        <w:adjustRightInd w:val="0"/>
        <w:jc w:val="left"/>
        <w:rPr>
          <w:szCs w:val="24"/>
        </w:rPr>
      </w:pPr>
      <w:r>
        <w:rPr>
          <w:szCs w:val="24"/>
        </w:rPr>
        <w:tab/>
      </w:r>
      <w:r>
        <w:rPr>
          <w:szCs w:val="24"/>
        </w:rPr>
        <w:tab/>
      </w:r>
      <w:r>
        <w:rPr>
          <w:szCs w:val="24"/>
        </w:rPr>
        <w:tab/>
        <w:t xml:space="preserve">        </w:t>
      </w:r>
      <w:r>
        <w:rPr>
          <w:szCs w:val="24"/>
        </w:rPr>
        <w:tab/>
      </w:r>
      <w:r>
        <w:rPr>
          <w:szCs w:val="24"/>
        </w:rPr>
        <w:tab/>
        <w:t>case "3" : searchcond="name";break;</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System.out.println("searchcon:"+searchcon);</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courseinfo = course.importfilitercourses(searchcond,searchvalue);</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while(courseinfo.next()){</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object.put("id", courseinfo.getInt(1));</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object.put("name", courseinfo.getString(2));</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object.put("teacherid", courseinfo.getString(3));</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object.put("teacher", courseinfo.getString(14));</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object.put("statusCode", "200");</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object.put("message", "success");</w:t>
      </w:r>
    </w:p>
    <w:p w:rsidR="008415D1" w:rsidRDefault="00124AEC">
      <w:pPr>
        <w:autoSpaceDE w:val="0"/>
        <w:autoSpaceDN w:val="0"/>
        <w:adjustRightInd w:val="0"/>
        <w:jc w:val="left"/>
        <w:rPr>
          <w:szCs w:val="24"/>
        </w:rPr>
      </w:pPr>
      <w:r>
        <w:rPr>
          <w:szCs w:val="24"/>
        </w:rPr>
        <w:tab/>
      </w:r>
      <w:r>
        <w:rPr>
          <w:szCs w:val="24"/>
        </w:rPr>
        <w:tab/>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ab/>
      </w:r>
      <w:r>
        <w:rPr>
          <w:szCs w:val="24"/>
        </w:rPr>
        <w:tab/>
        <w:t xml:space="preserve">        </w:t>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int totalamount=courseinfo.getRow();</w:t>
      </w:r>
    </w:p>
    <w:p w:rsidR="008415D1" w:rsidRDefault="00124AEC">
      <w:pPr>
        <w:autoSpaceDE w:val="0"/>
        <w:autoSpaceDN w:val="0"/>
        <w:adjustRightInd w:val="0"/>
        <w:jc w:val="left"/>
        <w:rPr>
          <w:szCs w:val="24"/>
        </w:rPr>
      </w:pPr>
      <w:r>
        <w:rPr>
          <w:szCs w:val="24"/>
        </w:rPr>
        <w:tab/>
      </w:r>
      <w:r>
        <w:rPr>
          <w:szCs w:val="24"/>
        </w:rPr>
        <w:tab/>
        <w:t xml:space="preserve">            object.put("totalamount", totalamount);</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}catch(Exception e1){</w:t>
      </w:r>
    </w:p>
    <w:p w:rsidR="008415D1" w:rsidRDefault="00124AEC">
      <w:pPr>
        <w:autoSpaceDE w:val="0"/>
        <w:autoSpaceDN w:val="0"/>
        <w:adjustRightInd w:val="0"/>
        <w:jc w:val="left"/>
        <w:rPr>
          <w:szCs w:val="24"/>
        </w:rPr>
      </w:pPr>
      <w:r>
        <w:rPr>
          <w:szCs w:val="24"/>
        </w:rPr>
        <w:tab/>
      </w:r>
      <w:r>
        <w:rPr>
          <w:szCs w:val="24"/>
        </w:rPr>
        <w:tab/>
        <w:t xml:space="preserve">        </w:t>
      </w:r>
      <w:r>
        <w:rPr>
          <w:szCs w:val="24"/>
        </w:rPr>
        <w:tab/>
        <w:t>System.out.println("in classdetail error: "+e1);</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w:t>
      </w:r>
    </w:p>
    <w:p w:rsidR="008415D1" w:rsidRDefault="00124AEC">
      <w:pPr>
        <w:autoSpaceDE w:val="0"/>
        <w:autoSpaceDN w:val="0"/>
        <w:adjustRightInd w:val="0"/>
        <w:jc w:val="left"/>
        <w:rPr>
          <w:szCs w:val="24"/>
        </w:rPr>
      </w:pPr>
      <w:r>
        <w:rPr>
          <w:szCs w:val="24"/>
        </w:rPr>
        <w:tab/>
      </w:r>
      <w:r>
        <w:rPr>
          <w:szCs w:val="24"/>
        </w:rPr>
        <w:tab/>
        <w:t xml:space="preserve">        response.getOutputStream().write(array.toString().getBytes("UTF-8"));</w:t>
      </w:r>
    </w:p>
    <w:p w:rsidR="008415D1" w:rsidRDefault="00124AEC">
      <w:pPr>
        <w:autoSpaceDE w:val="0"/>
        <w:autoSpaceDN w:val="0"/>
        <w:adjustRightInd w:val="0"/>
        <w:jc w:val="left"/>
        <w:rPr>
          <w:szCs w:val="24"/>
        </w:rPr>
      </w:pPr>
      <w:r>
        <w:rPr>
          <w:szCs w:val="24"/>
        </w:rPr>
        <w:tab/>
      </w:r>
      <w:r>
        <w:rPr>
          <w:szCs w:val="24"/>
        </w:rPr>
        <w:tab/>
        <w:t xml:space="preserve">        response.setContentType("text/json; charset=UTF-8");</w:t>
      </w:r>
    </w:p>
    <w:p w:rsidR="008415D1" w:rsidRDefault="00124AEC">
      <w:pPr>
        <w:autoSpaceDE w:val="0"/>
        <w:autoSpaceDN w:val="0"/>
        <w:adjustRightInd w:val="0"/>
        <w:jc w:val="left"/>
        <w:rPr>
          <w:szCs w:val="24"/>
        </w:rPr>
      </w:pPr>
      <w:r>
        <w:rPr>
          <w:szCs w:val="24"/>
        </w:rPr>
        <w:lastRenderedPageBreak/>
        <w:tab/>
      </w:r>
      <w:r>
        <w:rPr>
          <w:szCs w:val="24"/>
        </w:rPr>
        <w:tab/>
        <w:t xml:space="preserve">        System.out.println("end of calssdetailtest");</w:t>
      </w:r>
    </w:p>
    <w:p w:rsidR="008415D1" w:rsidRDefault="00124AEC">
      <w:pPr>
        <w:autoSpaceDE w:val="0"/>
        <w:autoSpaceDN w:val="0"/>
        <w:adjustRightInd w:val="0"/>
        <w:jc w:val="left"/>
        <w:rPr>
          <w:szCs w:val="24"/>
        </w:rPr>
      </w:pPr>
      <w:r>
        <w:rPr>
          <w:szCs w:val="24"/>
        </w:rPr>
        <w:t>}</w:t>
      </w:r>
    </w:p>
    <w:p w:rsidR="008415D1" w:rsidRDefault="00124AEC">
      <w:pPr>
        <w:autoSpaceDE w:val="0"/>
        <w:autoSpaceDN w:val="0"/>
        <w:adjustRightInd w:val="0"/>
        <w:jc w:val="left"/>
        <w:rPr>
          <w:szCs w:val="24"/>
        </w:rPr>
      </w:pPr>
      <w:r>
        <w:rPr>
          <w:rFonts w:hint="eastAsia"/>
          <w:szCs w:val="24"/>
        </w:rPr>
        <w:t>7</w:t>
      </w:r>
      <w:r>
        <w:rPr>
          <w:rFonts w:hint="eastAsia"/>
          <w:szCs w:val="24"/>
        </w:rPr>
        <w:t>、</w:t>
      </w:r>
      <w:r>
        <w:rPr>
          <w:rFonts w:hint="eastAsia"/>
          <w:szCs w:val="24"/>
        </w:rPr>
        <w:t>uploadlist.java</w:t>
      </w:r>
    </w:p>
    <w:p w:rsidR="008415D1" w:rsidRDefault="00124AEC">
      <w:pPr>
        <w:autoSpaceDE w:val="0"/>
        <w:autoSpaceDN w:val="0"/>
        <w:adjustRightInd w:val="0"/>
        <w:jc w:val="left"/>
        <w:rPr>
          <w:szCs w:val="24"/>
        </w:rPr>
      </w:pPr>
      <w:r>
        <w:rPr>
          <w:szCs w:val="24"/>
        </w:rPr>
        <w:t>protected void doGet(HttpServletRequest request, HttpServletResponse response) throws ServletException, IOException {</w:t>
      </w:r>
    </w:p>
    <w:p w:rsidR="008415D1" w:rsidRDefault="00124AEC">
      <w:pPr>
        <w:autoSpaceDE w:val="0"/>
        <w:autoSpaceDN w:val="0"/>
        <w:adjustRightInd w:val="0"/>
        <w:jc w:val="left"/>
        <w:rPr>
          <w:szCs w:val="24"/>
        </w:rPr>
      </w:pPr>
      <w:r>
        <w:rPr>
          <w:szCs w:val="24"/>
        </w:rPr>
        <w:tab/>
      </w:r>
      <w:r>
        <w:rPr>
          <w:szCs w:val="24"/>
        </w:rPr>
        <w:tab/>
        <w:t>// TODO Auto-generated method stub</w:t>
      </w:r>
    </w:p>
    <w:p w:rsidR="008415D1" w:rsidRDefault="00124AEC">
      <w:pPr>
        <w:autoSpaceDE w:val="0"/>
        <w:autoSpaceDN w:val="0"/>
        <w:adjustRightInd w:val="0"/>
        <w:jc w:val="left"/>
        <w:rPr>
          <w:szCs w:val="24"/>
        </w:rPr>
      </w:pPr>
      <w:r>
        <w:rPr>
          <w:szCs w:val="24"/>
        </w:rPr>
        <w:tab/>
      </w:r>
      <w:r>
        <w:rPr>
          <w:szCs w:val="24"/>
        </w:rPr>
        <w:tab/>
        <w:t>//</w:t>
      </w:r>
      <w:r>
        <w:rPr>
          <w:szCs w:val="24"/>
        </w:rPr>
        <w:t>中文乱码</w:t>
      </w:r>
    </w:p>
    <w:p w:rsidR="008415D1" w:rsidRDefault="00124AEC">
      <w:pPr>
        <w:autoSpaceDE w:val="0"/>
        <w:autoSpaceDN w:val="0"/>
        <w:adjustRightInd w:val="0"/>
        <w:jc w:val="left"/>
        <w:rPr>
          <w:szCs w:val="24"/>
        </w:rPr>
      </w:pPr>
      <w:r>
        <w:rPr>
          <w:szCs w:val="24"/>
        </w:rPr>
        <w:tab/>
      </w:r>
      <w:r>
        <w:rPr>
          <w:szCs w:val="24"/>
        </w:rPr>
        <w:tab/>
        <w:t xml:space="preserve">response.setContentType("text/html;charset=UTF-8");  </w:t>
      </w:r>
    </w:p>
    <w:p w:rsidR="008415D1" w:rsidRDefault="00124AEC">
      <w:pPr>
        <w:autoSpaceDE w:val="0"/>
        <w:autoSpaceDN w:val="0"/>
        <w:adjustRightInd w:val="0"/>
        <w:jc w:val="left"/>
        <w:rPr>
          <w:szCs w:val="24"/>
        </w:rPr>
      </w:pPr>
      <w:r>
        <w:rPr>
          <w:szCs w:val="24"/>
        </w:rPr>
        <w:t xml:space="preserve">        response.setCharacterEncoding("UTF-8"); </w:t>
      </w:r>
    </w:p>
    <w:p w:rsidR="008415D1" w:rsidRDefault="00124AEC">
      <w:pPr>
        <w:autoSpaceDE w:val="0"/>
        <w:autoSpaceDN w:val="0"/>
        <w:adjustRightInd w:val="0"/>
        <w:jc w:val="left"/>
        <w:rPr>
          <w:szCs w:val="24"/>
        </w:rPr>
      </w:pPr>
      <w:r>
        <w:rPr>
          <w:szCs w:val="24"/>
        </w:rPr>
        <w:t xml:space="preserve">        //json</w:t>
      </w:r>
      <w:r>
        <w:rPr>
          <w:szCs w:val="24"/>
        </w:rPr>
        <w:t>封装</w:t>
      </w:r>
    </w:p>
    <w:p w:rsidR="008415D1" w:rsidRDefault="00124AEC">
      <w:pPr>
        <w:autoSpaceDE w:val="0"/>
        <w:autoSpaceDN w:val="0"/>
        <w:adjustRightInd w:val="0"/>
        <w:jc w:val="left"/>
        <w:rPr>
          <w:szCs w:val="24"/>
        </w:rPr>
      </w:pPr>
      <w:r>
        <w:rPr>
          <w:szCs w:val="24"/>
        </w:rPr>
        <w:t xml:space="preserve">        JSONArray array=new JSONArray();</w:t>
      </w:r>
    </w:p>
    <w:p w:rsidR="008415D1" w:rsidRDefault="00124AEC">
      <w:pPr>
        <w:autoSpaceDE w:val="0"/>
        <w:autoSpaceDN w:val="0"/>
        <w:adjustRightInd w:val="0"/>
        <w:jc w:val="left"/>
        <w:rPr>
          <w:szCs w:val="24"/>
        </w:rPr>
      </w:pPr>
      <w:r>
        <w:rPr>
          <w:szCs w:val="24"/>
        </w:rPr>
        <w:t xml:space="preserve">        JSONObject object=new JSONObject();</w:t>
      </w:r>
    </w:p>
    <w:p w:rsidR="008415D1" w:rsidRDefault="00124AEC">
      <w:pPr>
        <w:autoSpaceDE w:val="0"/>
        <w:autoSpaceDN w:val="0"/>
        <w:adjustRightInd w:val="0"/>
        <w:jc w:val="left"/>
        <w:rPr>
          <w:szCs w:val="24"/>
        </w:rPr>
      </w:pPr>
      <w:r>
        <w:rPr>
          <w:szCs w:val="24"/>
        </w:rPr>
        <w:t xml:space="preserve">        int ID,num;</w:t>
      </w:r>
    </w:p>
    <w:p w:rsidR="008415D1" w:rsidRDefault="00124AEC">
      <w:pPr>
        <w:autoSpaceDE w:val="0"/>
        <w:autoSpaceDN w:val="0"/>
        <w:adjustRightInd w:val="0"/>
        <w:jc w:val="left"/>
        <w:rPr>
          <w:szCs w:val="24"/>
        </w:rPr>
      </w:pPr>
      <w:r>
        <w:rPr>
          <w:szCs w:val="24"/>
        </w:rPr>
        <w:t xml:space="preserve">        String classid="";</w:t>
      </w:r>
    </w:p>
    <w:p w:rsidR="008415D1" w:rsidRDefault="00124AEC">
      <w:pPr>
        <w:autoSpaceDE w:val="0"/>
        <w:autoSpaceDN w:val="0"/>
        <w:adjustRightInd w:val="0"/>
        <w:jc w:val="left"/>
        <w:rPr>
          <w:szCs w:val="24"/>
        </w:rPr>
      </w:pPr>
      <w:r>
        <w:rPr>
          <w:szCs w:val="24"/>
        </w:rPr>
        <w:tab/>
      </w:r>
      <w:r>
        <w:rPr>
          <w:szCs w:val="24"/>
        </w:rPr>
        <w:tab/>
        <w:t>String assnum="";</w:t>
      </w:r>
    </w:p>
    <w:p w:rsidR="008415D1" w:rsidRDefault="00124AEC">
      <w:pPr>
        <w:autoSpaceDE w:val="0"/>
        <w:autoSpaceDN w:val="0"/>
        <w:adjustRightInd w:val="0"/>
        <w:jc w:val="left"/>
        <w:rPr>
          <w:szCs w:val="24"/>
        </w:rPr>
      </w:pPr>
      <w:r>
        <w:rPr>
          <w:szCs w:val="24"/>
        </w:rPr>
        <w:tab/>
      </w:r>
      <w:r>
        <w:rPr>
          <w:szCs w:val="24"/>
        </w:rPr>
        <w:tab/>
        <w:t>Cookie[] cookies = request.getCookies();</w:t>
      </w:r>
    </w:p>
    <w:p w:rsidR="008415D1" w:rsidRDefault="00124AEC">
      <w:pPr>
        <w:autoSpaceDE w:val="0"/>
        <w:autoSpaceDN w:val="0"/>
        <w:adjustRightInd w:val="0"/>
        <w:jc w:val="left"/>
        <w:rPr>
          <w:szCs w:val="24"/>
        </w:rPr>
      </w:pPr>
      <w:r>
        <w:rPr>
          <w:szCs w:val="24"/>
        </w:rPr>
        <w:tab/>
      </w:r>
      <w:r>
        <w:rPr>
          <w:szCs w:val="24"/>
        </w:rPr>
        <w:tab/>
        <w:t>if (cookies != null &amp;&amp; cookies.length &gt; 0) { //</w:t>
      </w:r>
      <w:r>
        <w:rPr>
          <w:szCs w:val="24"/>
        </w:rPr>
        <w:t>如果没有设置过</w:t>
      </w:r>
      <w:r>
        <w:rPr>
          <w:szCs w:val="24"/>
        </w:rPr>
        <w:t>Cookie</w:t>
      </w:r>
      <w:r>
        <w:rPr>
          <w:szCs w:val="24"/>
        </w:rPr>
        <w:t>会返回</w:t>
      </w:r>
      <w:r>
        <w:rPr>
          <w:szCs w:val="24"/>
        </w:rPr>
        <w:t>null  </w:t>
      </w:r>
    </w:p>
    <w:p w:rsidR="008415D1" w:rsidRDefault="00124AEC">
      <w:pPr>
        <w:autoSpaceDE w:val="0"/>
        <w:autoSpaceDN w:val="0"/>
        <w:adjustRightInd w:val="0"/>
        <w:jc w:val="left"/>
        <w:rPr>
          <w:szCs w:val="24"/>
        </w:rPr>
      </w:pPr>
      <w:r>
        <w:rPr>
          <w:szCs w:val="24"/>
        </w:rPr>
        <w:tab/>
      </w:r>
      <w:r>
        <w:rPr>
          <w:szCs w:val="24"/>
        </w:rPr>
        <w:tab/>
      </w:r>
      <w:r>
        <w:rPr>
          <w:szCs w:val="24"/>
        </w:rPr>
        <w:tab/>
        <w:t>for (Cookie cookie : cookies){</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String cookiename=cookie.getName();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if(cookiename.equals("id")){</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classid=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}else if(cookiename.equals("assnum")){</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r>
      <w:r>
        <w:rPr>
          <w:szCs w:val="24"/>
        </w:rPr>
        <w:tab/>
        <w:t>assnum= cookie.getValue();</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else{</w:t>
      </w:r>
    </w:p>
    <w:p w:rsidR="008415D1" w:rsidRDefault="00124AEC">
      <w:pPr>
        <w:autoSpaceDE w:val="0"/>
        <w:autoSpaceDN w:val="0"/>
        <w:adjustRightInd w:val="0"/>
        <w:jc w:val="left"/>
        <w:rPr>
          <w:szCs w:val="24"/>
        </w:rPr>
      </w:pPr>
      <w:r>
        <w:rPr>
          <w:szCs w:val="24"/>
        </w:rPr>
        <w:tab/>
      </w:r>
      <w:r>
        <w:rPr>
          <w:szCs w:val="24"/>
        </w:rPr>
        <w:tab/>
        <w:t>}</w:t>
      </w:r>
    </w:p>
    <w:p w:rsidR="008415D1" w:rsidRDefault="00124AEC">
      <w:pPr>
        <w:autoSpaceDE w:val="0"/>
        <w:autoSpaceDN w:val="0"/>
        <w:adjustRightInd w:val="0"/>
        <w:jc w:val="left"/>
        <w:rPr>
          <w:szCs w:val="24"/>
        </w:rPr>
      </w:pPr>
      <w:r>
        <w:rPr>
          <w:szCs w:val="24"/>
        </w:rPr>
        <w:tab/>
      </w:r>
      <w:r>
        <w:rPr>
          <w:szCs w:val="24"/>
        </w:rPr>
        <w:tab/>
        <w:t>String assid="";</w:t>
      </w:r>
    </w:p>
    <w:p w:rsidR="008415D1" w:rsidRDefault="00124AEC">
      <w:pPr>
        <w:autoSpaceDE w:val="0"/>
        <w:autoSpaceDN w:val="0"/>
        <w:adjustRightInd w:val="0"/>
        <w:jc w:val="left"/>
        <w:rPr>
          <w:szCs w:val="24"/>
        </w:rPr>
      </w:pPr>
      <w:r>
        <w:rPr>
          <w:szCs w:val="24"/>
        </w:rPr>
        <w:lastRenderedPageBreak/>
        <w:tab/>
      </w:r>
      <w:r>
        <w:rPr>
          <w:szCs w:val="24"/>
        </w:rPr>
        <w:tab/>
        <w:t>assid+=classid;</w:t>
      </w:r>
    </w:p>
    <w:p w:rsidR="008415D1" w:rsidRDefault="00124AEC">
      <w:pPr>
        <w:autoSpaceDE w:val="0"/>
        <w:autoSpaceDN w:val="0"/>
        <w:adjustRightInd w:val="0"/>
        <w:jc w:val="left"/>
        <w:rPr>
          <w:szCs w:val="24"/>
        </w:rPr>
      </w:pPr>
      <w:r>
        <w:rPr>
          <w:szCs w:val="24"/>
        </w:rPr>
        <w:tab/>
      </w:r>
      <w:r>
        <w:rPr>
          <w:szCs w:val="24"/>
        </w:rPr>
        <w:tab/>
        <w:t>assid+="0";</w:t>
      </w:r>
    </w:p>
    <w:p w:rsidR="008415D1" w:rsidRDefault="00124AEC">
      <w:pPr>
        <w:autoSpaceDE w:val="0"/>
        <w:autoSpaceDN w:val="0"/>
        <w:adjustRightInd w:val="0"/>
        <w:jc w:val="left"/>
        <w:rPr>
          <w:szCs w:val="24"/>
        </w:rPr>
      </w:pPr>
      <w:r>
        <w:rPr>
          <w:szCs w:val="24"/>
        </w:rPr>
        <w:tab/>
      </w:r>
      <w:r>
        <w:rPr>
          <w:szCs w:val="24"/>
        </w:rPr>
        <w:tab/>
        <w:t>assid+=assnum;</w:t>
      </w:r>
    </w:p>
    <w:p w:rsidR="008415D1" w:rsidRDefault="00124AEC">
      <w:pPr>
        <w:autoSpaceDE w:val="0"/>
        <w:autoSpaceDN w:val="0"/>
        <w:adjustRightInd w:val="0"/>
        <w:jc w:val="left"/>
        <w:rPr>
          <w:szCs w:val="24"/>
        </w:rPr>
      </w:pPr>
      <w:r>
        <w:rPr>
          <w:szCs w:val="24"/>
        </w:rPr>
        <w:t xml:space="preserve">        try{</w:t>
      </w:r>
    </w:p>
    <w:p w:rsidR="008415D1" w:rsidRDefault="00124AEC">
      <w:pPr>
        <w:autoSpaceDE w:val="0"/>
        <w:autoSpaceDN w:val="0"/>
        <w:adjustRightInd w:val="0"/>
        <w:jc w:val="left"/>
        <w:rPr>
          <w:szCs w:val="24"/>
        </w:rPr>
      </w:pPr>
      <w:r>
        <w:rPr>
          <w:szCs w:val="24"/>
        </w:rPr>
        <w:t xml:space="preserve">        </w:t>
      </w:r>
      <w:r>
        <w:rPr>
          <w:szCs w:val="24"/>
        </w:rPr>
        <w:tab/>
        <w:t>ResultSet uploadlist=null;</w:t>
      </w:r>
    </w:p>
    <w:p w:rsidR="008415D1" w:rsidRDefault="00124AEC">
      <w:pPr>
        <w:autoSpaceDE w:val="0"/>
        <w:autoSpaceDN w:val="0"/>
        <w:adjustRightInd w:val="0"/>
        <w:jc w:val="left"/>
        <w:rPr>
          <w:szCs w:val="24"/>
        </w:rPr>
      </w:pPr>
      <w:r>
        <w:rPr>
          <w:szCs w:val="24"/>
        </w:rPr>
        <w:t xml:space="preserve">    </w:t>
      </w:r>
      <w:r>
        <w:rPr>
          <w:szCs w:val="24"/>
        </w:rPr>
        <w:tab/>
      </w:r>
      <w:r>
        <w:rPr>
          <w:szCs w:val="24"/>
        </w:rPr>
        <w:tab/>
        <w:t>uploadlist=assignment.importassignmentfilelist(assid);</w:t>
      </w:r>
    </w:p>
    <w:p w:rsidR="008415D1" w:rsidRDefault="00124AEC">
      <w:pPr>
        <w:autoSpaceDE w:val="0"/>
        <w:autoSpaceDN w:val="0"/>
        <w:adjustRightInd w:val="0"/>
        <w:jc w:val="left"/>
        <w:rPr>
          <w:szCs w:val="24"/>
        </w:rPr>
      </w:pPr>
      <w:r>
        <w:rPr>
          <w:szCs w:val="24"/>
        </w:rPr>
        <w:t xml:space="preserve">        </w:t>
      </w:r>
      <w:r>
        <w:rPr>
          <w:szCs w:val="24"/>
        </w:rPr>
        <w:tab/>
        <w:t>while(uploadlist.next()){</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object.put("id", uploadlist.getString(1));</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object.put("url", uploadlist.getString(2));</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object.put("filename", uploadlist.getString(3));</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object.put("courseid", classid);</w:t>
      </w:r>
    </w:p>
    <w:p w:rsidR="008415D1" w:rsidRDefault="00124AEC">
      <w:pPr>
        <w:autoSpaceDE w:val="0"/>
        <w:autoSpaceDN w:val="0"/>
        <w:adjustRightInd w:val="0"/>
        <w:jc w:val="left"/>
        <w:rPr>
          <w:szCs w:val="24"/>
        </w:rPr>
      </w:pPr>
      <w:r>
        <w:rPr>
          <w:szCs w:val="24"/>
        </w:rPr>
        <w:t xml:space="preserve">        </w:t>
      </w:r>
      <w:r>
        <w:rPr>
          <w:szCs w:val="24"/>
        </w:rPr>
        <w:tab/>
      </w:r>
      <w:r>
        <w:rPr>
          <w:szCs w:val="24"/>
        </w:rPr>
        <w:tab/>
        <w:t>object.put("assnum", assnum);</w:t>
      </w:r>
    </w:p>
    <w:p w:rsidR="008415D1" w:rsidRDefault="00124AEC">
      <w:pPr>
        <w:autoSpaceDE w:val="0"/>
        <w:autoSpaceDN w:val="0"/>
        <w:adjustRightInd w:val="0"/>
        <w:jc w:val="left"/>
        <w:rPr>
          <w:szCs w:val="24"/>
        </w:rPr>
      </w:pPr>
      <w:r>
        <w:rPr>
          <w:szCs w:val="24"/>
        </w:rPr>
        <w:t xml:space="preserve">        </w:t>
      </w:r>
      <w:r>
        <w:rPr>
          <w:szCs w:val="24"/>
        </w:rPr>
        <w:tab/>
      </w:r>
      <w:r>
        <w:rPr>
          <w:szCs w:val="24"/>
        </w:rPr>
        <w:tab/>
        <w:t>array.add(object);</w:t>
      </w:r>
    </w:p>
    <w:p w:rsidR="008415D1" w:rsidRDefault="00124AEC">
      <w:pPr>
        <w:autoSpaceDE w:val="0"/>
        <w:autoSpaceDN w:val="0"/>
        <w:adjustRightInd w:val="0"/>
        <w:jc w:val="left"/>
        <w:rPr>
          <w:szCs w:val="24"/>
        </w:rPr>
      </w:pPr>
      <w:r>
        <w:rPr>
          <w:szCs w:val="24"/>
        </w:rPr>
        <w:t xml:space="preserve">        </w:t>
      </w:r>
      <w:r>
        <w:rPr>
          <w:szCs w:val="24"/>
        </w:rPr>
        <w:tab/>
        <w:t xml:space="preserve">}    </w:t>
      </w:r>
    </w:p>
    <w:p w:rsidR="008415D1" w:rsidRDefault="00124AEC">
      <w:pPr>
        <w:autoSpaceDE w:val="0"/>
        <w:autoSpaceDN w:val="0"/>
        <w:adjustRightInd w:val="0"/>
        <w:jc w:val="left"/>
        <w:rPr>
          <w:szCs w:val="24"/>
        </w:rPr>
      </w:pPr>
      <w:r>
        <w:rPr>
          <w:szCs w:val="24"/>
        </w:rPr>
        <w:t xml:space="preserve">        }catch(Exception e1){</w:t>
      </w:r>
    </w:p>
    <w:p w:rsidR="008415D1" w:rsidRDefault="00124AEC">
      <w:pPr>
        <w:autoSpaceDE w:val="0"/>
        <w:autoSpaceDN w:val="0"/>
        <w:adjustRightInd w:val="0"/>
        <w:jc w:val="left"/>
        <w:rPr>
          <w:szCs w:val="24"/>
        </w:rPr>
      </w:pPr>
      <w:r>
        <w:rPr>
          <w:szCs w:val="24"/>
        </w:rPr>
        <w:t xml:space="preserve">        }</w:t>
      </w:r>
    </w:p>
    <w:p w:rsidR="008415D1" w:rsidRDefault="00124AEC">
      <w:pPr>
        <w:autoSpaceDE w:val="0"/>
        <w:autoSpaceDN w:val="0"/>
        <w:adjustRightInd w:val="0"/>
        <w:jc w:val="left"/>
        <w:rPr>
          <w:szCs w:val="24"/>
        </w:rPr>
      </w:pPr>
      <w:r>
        <w:rPr>
          <w:szCs w:val="24"/>
        </w:rPr>
        <w:t xml:space="preserve">        response.getOutputStream().write(array.toString().getBytes("UTF-8"));</w:t>
      </w:r>
    </w:p>
    <w:p w:rsidR="008415D1" w:rsidRDefault="00124AEC">
      <w:pPr>
        <w:autoSpaceDE w:val="0"/>
        <w:autoSpaceDN w:val="0"/>
        <w:adjustRightInd w:val="0"/>
        <w:jc w:val="left"/>
        <w:rPr>
          <w:szCs w:val="24"/>
        </w:rPr>
      </w:pPr>
      <w:r>
        <w:rPr>
          <w:szCs w:val="24"/>
        </w:rPr>
        <w:t xml:space="preserve">        response.setContentType("text/json; charset=UTF-8");</w:t>
      </w:r>
      <w:r>
        <w:rPr>
          <w:szCs w:val="24"/>
        </w:rPr>
        <w:tab/>
      </w:r>
      <w:r>
        <w:rPr>
          <w:szCs w:val="24"/>
        </w:rPr>
        <w:tab/>
        <w:t xml:space="preserve"> </w:t>
      </w:r>
    </w:p>
    <w:p w:rsidR="008415D1" w:rsidRDefault="00124AEC">
      <w:pPr>
        <w:widowControl/>
        <w:jc w:val="left"/>
        <w:rPr>
          <w:szCs w:val="24"/>
        </w:rPr>
      </w:pPr>
      <w:r>
        <w:rPr>
          <w:szCs w:val="24"/>
        </w:rPr>
        <w:tab/>
        <w:t>}</w:t>
      </w:r>
      <w:r>
        <w:rPr>
          <w:szCs w:val="24"/>
        </w:rPr>
        <w:br w:type="page"/>
      </w:r>
    </w:p>
    <w:p w:rsidR="008415D1" w:rsidRDefault="00124AEC">
      <w:pPr>
        <w:pStyle w:val="Heading1"/>
        <w:spacing w:before="960" w:after="480"/>
      </w:pPr>
      <w:bookmarkStart w:id="223" w:name="_Toc483344184"/>
      <w:r>
        <w:lastRenderedPageBreak/>
        <w:br w:type="page"/>
      </w:r>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3"/>
    </w:p>
    <w:p w:rsidR="008415D1" w:rsidRDefault="00124AEC">
      <w:pPr>
        <w:pStyle w:val="Heading2"/>
        <w:spacing w:before="240" w:after="120"/>
        <w:rPr>
          <w:szCs w:val="28"/>
        </w:rPr>
      </w:pPr>
      <w:bookmarkStart w:id="224" w:name="_Toc483344185"/>
      <w:bookmarkStart w:id="225" w:name="_Toc482214619"/>
      <w:bookmarkStart w:id="226" w:name="_Toc482214757"/>
      <w:r>
        <w:rPr>
          <w:szCs w:val="28"/>
        </w:rPr>
        <w:t>1.</w:t>
      </w:r>
      <w:r>
        <w:rPr>
          <w:rFonts w:hAnsi="宋体"/>
          <w:szCs w:val="28"/>
        </w:rPr>
        <w:t>软件描述</w:t>
      </w:r>
      <w:bookmarkEnd w:id="224"/>
      <w:bookmarkEnd w:id="225"/>
      <w:bookmarkEnd w:id="226"/>
    </w:p>
    <w:p w:rsidR="008415D1" w:rsidRDefault="00124AEC">
      <w:pPr>
        <w:spacing w:line="300" w:lineRule="auto"/>
        <w:ind w:firstLineChars="200" w:firstLine="48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rsidR="008415D1" w:rsidRDefault="00124AEC">
      <w:pPr>
        <w:pStyle w:val="Heading3"/>
        <w:spacing w:before="120"/>
        <w:rPr>
          <w:szCs w:val="24"/>
        </w:rPr>
      </w:pPr>
      <w:bookmarkStart w:id="227" w:name="_Toc482214620"/>
      <w:bookmarkStart w:id="228" w:name="_Toc483344186"/>
      <w:bookmarkStart w:id="229" w:name="_Toc482214758"/>
      <w:r>
        <w:rPr>
          <w:szCs w:val="24"/>
        </w:rPr>
        <w:t xml:space="preserve">1.1 </w:t>
      </w:r>
      <w:r>
        <w:rPr>
          <w:szCs w:val="24"/>
        </w:rPr>
        <w:t>系统主要功能</w:t>
      </w:r>
      <w:bookmarkEnd w:id="227"/>
      <w:bookmarkEnd w:id="228"/>
      <w:bookmarkEnd w:id="229"/>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教师用户可以上传或下载课件、下载作业以及编辑课程；管理员用户可以及管理课程；学生用户可以下载课件、上传或下载自己的作业。</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管理员用户可以管理教师或学生信息</w:t>
      </w:r>
      <w:r>
        <w:rPr>
          <w:rFonts w:hint="eastAsia"/>
          <w:szCs w:val="24"/>
        </w:rPr>
        <w:t>；</w:t>
      </w:r>
      <w:r>
        <w:rPr>
          <w:szCs w:val="24"/>
        </w:rPr>
        <w:t>教师或学生用户可以管理个人信息</w:t>
      </w:r>
      <w:r>
        <w:rPr>
          <w:rFonts w:hint="eastAsia"/>
          <w:szCs w:val="24"/>
        </w:rPr>
        <w:t>。</w:t>
      </w:r>
    </w:p>
    <w:p w:rsidR="008415D1" w:rsidRDefault="00124AEC">
      <w:pPr>
        <w:numPr>
          <w:ilvl w:val="0"/>
          <w:numId w:val="6"/>
        </w:numPr>
        <w:spacing w:line="300" w:lineRule="auto"/>
        <w:ind w:leftChars="200" w:left="905"/>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rsidR="008415D1" w:rsidRDefault="00124AEC">
      <w:pPr>
        <w:pStyle w:val="Heading2"/>
        <w:spacing w:before="240" w:after="120"/>
        <w:rPr>
          <w:szCs w:val="28"/>
        </w:rPr>
      </w:pPr>
      <w:bookmarkStart w:id="230" w:name="_Toc482214621"/>
      <w:bookmarkStart w:id="231" w:name="_Toc483344187"/>
      <w:bookmarkStart w:id="232" w:name="_Toc482214759"/>
      <w:r>
        <w:rPr>
          <w:szCs w:val="28"/>
        </w:rPr>
        <w:t>2.</w:t>
      </w:r>
      <w:r>
        <w:rPr>
          <w:rFonts w:hAnsi="宋体"/>
          <w:szCs w:val="28"/>
        </w:rPr>
        <w:t>软件的安装</w:t>
      </w:r>
      <w:bookmarkEnd w:id="230"/>
      <w:bookmarkEnd w:id="231"/>
      <w:bookmarkEnd w:id="232"/>
    </w:p>
    <w:p w:rsidR="008415D1" w:rsidRDefault="00124AEC">
      <w:pPr>
        <w:pStyle w:val="Heading3"/>
        <w:spacing w:before="120"/>
        <w:rPr>
          <w:szCs w:val="24"/>
        </w:rPr>
      </w:pPr>
      <w:bookmarkStart w:id="233" w:name="_Toc482214760"/>
      <w:bookmarkStart w:id="234" w:name="_Toc482214622"/>
      <w:bookmarkStart w:id="235" w:name="_Toc483344188"/>
      <w:r>
        <w:rPr>
          <w:szCs w:val="24"/>
        </w:rPr>
        <w:t xml:space="preserve">2.1 </w:t>
      </w:r>
      <w:r>
        <w:rPr>
          <w:szCs w:val="24"/>
        </w:rPr>
        <w:t>系统环境需求</w:t>
      </w:r>
      <w:bookmarkEnd w:id="233"/>
      <w:bookmarkEnd w:id="234"/>
      <w:bookmarkEnd w:id="235"/>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lastRenderedPageBreak/>
        <w:t xml:space="preserve"> </w:t>
      </w:r>
      <w:r>
        <w:t>分辨率：</w:t>
      </w:r>
      <w:r>
        <w:t xml:space="preserve">1024*768 </w:t>
      </w:r>
      <w:r>
        <w:t>或更高</w:t>
      </w:r>
    </w:p>
    <w:p w:rsidR="008415D1" w:rsidRDefault="00124AEC">
      <w:pPr>
        <w:pStyle w:val="Heading3"/>
        <w:tabs>
          <w:tab w:val="left" w:pos="3482"/>
        </w:tabs>
        <w:spacing w:before="120"/>
        <w:rPr>
          <w:szCs w:val="24"/>
        </w:rPr>
      </w:pPr>
      <w:bookmarkStart w:id="236" w:name="_Toc482214623"/>
      <w:bookmarkStart w:id="237" w:name="_Toc482214761"/>
      <w:bookmarkStart w:id="238" w:name="_Toc483344189"/>
      <w:r>
        <w:rPr>
          <w:szCs w:val="24"/>
        </w:rPr>
        <w:t xml:space="preserve">2.2 </w:t>
      </w:r>
      <w:r>
        <w:rPr>
          <w:szCs w:val="24"/>
        </w:rPr>
        <w:t>使用说明</w:t>
      </w:r>
      <w:bookmarkEnd w:id="236"/>
      <w:bookmarkEnd w:id="237"/>
      <w:bookmarkEnd w:id="238"/>
      <w:r>
        <w:rPr>
          <w:szCs w:val="24"/>
        </w:rPr>
        <w:tab/>
      </w:r>
    </w:p>
    <w:p w:rsidR="008415D1" w:rsidRDefault="00124AEC">
      <w:pPr>
        <w:spacing w:line="300" w:lineRule="auto"/>
        <w:ind w:firstLineChars="200" w:firstLine="480"/>
        <w:rPr>
          <w:szCs w:val="24"/>
        </w:rPr>
      </w:pPr>
      <w:r>
        <w:t>在系统部署好以后，管理员或者用户可以直接打开软件，进入主页即可使用本系统</w:t>
      </w:r>
      <w:r>
        <w:rPr>
          <w:rFonts w:hint="eastAsia"/>
        </w:rPr>
        <w:t>。</w:t>
      </w:r>
    </w:p>
    <w:sectPr w:rsidR="008415D1">
      <w:headerReference w:type="first" r:id="rId67"/>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B7B" w:rsidRDefault="00114B7B">
      <w:pPr>
        <w:spacing w:after="0" w:line="240" w:lineRule="auto"/>
      </w:pPr>
      <w:r>
        <w:separator/>
      </w:r>
    </w:p>
  </w:endnote>
  <w:endnote w:type="continuationSeparator" w:id="0">
    <w:p w:rsidR="00114B7B" w:rsidRDefault="00114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pPr>
    <w:r>
      <w:fldChar w:fldCharType="begin"/>
    </w:r>
    <w:r>
      <w:instrText>PAGE   \* MERGEFORMAT</w:instrText>
    </w:r>
    <w:r>
      <w:fldChar w:fldCharType="separate"/>
    </w:r>
    <w:r w:rsidR="000C1E50" w:rsidRPr="000C1E50">
      <w:rPr>
        <w:noProof/>
        <w:lang w:val="zh-CN"/>
      </w:rPr>
      <w:t>2</w:t>
    </w:r>
    <w:r>
      <w:rPr>
        <w:lang w:val="zh-CN"/>
      </w:rPr>
      <w:fldChar w:fldCharType="end"/>
    </w:r>
  </w:p>
  <w:p w:rsidR="005516AB" w:rsidRDefault="00551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jc w:val="right"/>
    </w:pPr>
    <w:r>
      <w:fldChar w:fldCharType="begin"/>
    </w:r>
    <w:r>
      <w:instrText>PAGE   \* MERGEFORMAT</w:instrText>
    </w:r>
    <w:r>
      <w:fldChar w:fldCharType="separate"/>
    </w:r>
    <w:r>
      <w:rPr>
        <w:lang w:val="zh-CN"/>
      </w:rPr>
      <w:t>13</w:t>
    </w:r>
    <w:r>
      <w:rPr>
        <w:lang w:val="zh-CN"/>
      </w:rPr>
      <w:fldChar w:fldCharType="end"/>
    </w:r>
  </w:p>
  <w:p w:rsidR="005516AB" w:rsidRDefault="00551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pPr>
    <w:r>
      <w:fldChar w:fldCharType="begin"/>
    </w:r>
    <w:r>
      <w:instrText>PAGE   \* MERGEFORMAT</w:instrText>
    </w:r>
    <w:r>
      <w:fldChar w:fldCharType="separate"/>
    </w:r>
    <w:r w:rsidR="00351E6E" w:rsidRPr="00351E6E">
      <w:rPr>
        <w:noProof/>
        <w:lang w:val="zh-CN"/>
      </w:rPr>
      <w:t>30</w:t>
    </w:r>
    <w:r>
      <w:rPr>
        <w:lang w:val="zh-CN"/>
      </w:rPr>
      <w:fldChar w:fldCharType="end"/>
    </w:r>
  </w:p>
  <w:p w:rsidR="005516AB" w:rsidRDefault="005516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jc w:val="right"/>
    </w:pPr>
    <w:r>
      <w:fldChar w:fldCharType="begin"/>
    </w:r>
    <w:r>
      <w:instrText>PAGE   \* MERGEFORMAT</w:instrText>
    </w:r>
    <w:r>
      <w:fldChar w:fldCharType="separate"/>
    </w:r>
    <w:r w:rsidR="00351E6E" w:rsidRPr="00351E6E">
      <w:rPr>
        <w:noProof/>
        <w:lang w:val="zh-CN"/>
      </w:rPr>
      <w:t>21</w:t>
    </w:r>
    <w:r>
      <w:rPr>
        <w:lang w:val="zh-CN"/>
      </w:rPr>
      <w:fldChar w:fldCharType="end"/>
    </w:r>
  </w:p>
  <w:p w:rsidR="005516AB" w:rsidRDefault="005516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jc w:val="right"/>
    </w:pPr>
    <w:r>
      <w:fldChar w:fldCharType="begin"/>
    </w:r>
    <w:r>
      <w:instrText>PAGE   \* MERGEFORMAT</w:instrText>
    </w:r>
    <w:r>
      <w:fldChar w:fldCharType="separate"/>
    </w:r>
    <w:r w:rsidR="000C1E50" w:rsidRPr="000C1E50">
      <w:rPr>
        <w:noProof/>
        <w:lang w:val="zh-CN"/>
      </w:rPr>
      <w:t>i</w:t>
    </w:r>
    <w:r>
      <w:rPr>
        <w:lang w:val="zh-CN"/>
      </w:rPr>
      <w:fldChar w:fldCharType="end"/>
    </w:r>
  </w:p>
  <w:p w:rsidR="005516AB" w:rsidRDefault="005516A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pPr>
    <w:r>
      <w:fldChar w:fldCharType="begin"/>
    </w:r>
    <w:r>
      <w:instrText>PAGE   \* MERGEFORMAT</w:instrText>
    </w:r>
    <w:r>
      <w:fldChar w:fldCharType="separate"/>
    </w:r>
    <w:r w:rsidR="00E02F56" w:rsidRPr="00E02F56">
      <w:rPr>
        <w:noProof/>
        <w:lang w:val="zh-CN"/>
      </w:rPr>
      <w:t>80</w:t>
    </w:r>
    <w:r>
      <w:rPr>
        <w:lang w:val="zh-CN"/>
      </w:rPr>
      <w:fldChar w:fldCharType="end"/>
    </w:r>
  </w:p>
  <w:p w:rsidR="005516AB" w:rsidRDefault="005516A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Footer"/>
      <w:jc w:val="right"/>
    </w:pPr>
    <w:r>
      <w:fldChar w:fldCharType="begin"/>
    </w:r>
    <w:r>
      <w:instrText>PAGE   \* MERGEFORMAT</w:instrText>
    </w:r>
    <w:r>
      <w:fldChar w:fldCharType="separate"/>
    </w:r>
    <w:r>
      <w:rPr>
        <w:lang w:val="zh-CN"/>
      </w:rPr>
      <w:t>13</w:t>
    </w:r>
    <w:r>
      <w:rPr>
        <w:lang w:val="zh-CN"/>
      </w:rPr>
      <w:fldChar w:fldCharType="end"/>
    </w:r>
  </w:p>
  <w:p w:rsidR="005516AB" w:rsidRDefault="00551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B7B" w:rsidRDefault="00114B7B">
      <w:pPr>
        <w:spacing w:after="0" w:line="240" w:lineRule="auto"/>
      </w:pPr>
      <w:r>
        <w:separator/>
      </w:r>
    </w:p>
  </w:footnote>
  <w:footnote w:type="continuationSeparator" w:id="0">
    <w:p w:rsidR="00114B7B" w:rsidRDefault="00114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6AB" w:rsidRDefault="005516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5"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6"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48C"/>
    <w:rsid w:val="000035A8"/>
    <w:rsid w:val="00014FF7"/>
    <w:rsid w:val="0002363E"/>
    <w:rsid w:val="000324A7"/>
    <w:rsid w:val="000354EF"/>
    <w:rsid w:val="00042172"/>
    <w:rsid w:val="000508B7"/>
    <w:rsid w:val="00054D2C"/>
    <w:rsid w:val="00054F3F"/>
    <w:rsid w:val="00055812"/>
    <w:rsid w:val="000576B9"/>
    <w:rsid w:val="00060D08"/>
    <w:rsid w:val="00071AA1"/>
    <w:rsid w:val="000724F9"/>
    <w:rsid w:val="000729D1"/>
    <w:rsid w:val="00076ADA"/>
    <w:rsid w:val="000778C7"/>
    <w:rsid w:val="00086012"/>
    <w:rsid w:val="00087BFC"/>
    <w:rsid w:val="00090CFA"/>
    <w:rsid w:val="000A11A3"/>
    <w:rsid w:val="000A5FDE"/>
    <w:rsid w:val="000A7477"/>
    <w:rsid w:val="000B02A3"/>
    <w:rsid w:val="000B19F8"/>
    <w:rsid w:val="000B797B"/>
    <w:rsid w:val="000C1E50"/>
    <w:rsid w:val="000C3960"/>
    <w:rsid w:val="000C5509"/>
    <w:rsid w:val="000C5EBE"/>
    <w:rsid w:val="000D2493"/>
    <w:rsid w:val="000D6F1A"/>
    <w:rsid w:val="000D7A9B"/>
    <w:rsid w:val="000E578D"/>
    <w:rsid w:val="000E6134"/>
    <w:rsid w:val="000E6B0B"/>
    <w:rsid w:val="000E75CA"/>
    <w:rsid w:val="000E7BCF"/>
    <w:rsid w:val="000E7E67"/>
    <w:rsid w:val="000E7EB3"/>
    <w:rsid w:val="000F341D"/>
    <w:rsid w:val="000F4384"/>
    <w:rsid w:val="00101C27"/>
    <w:rsid w:val="001055AA"/>
    <w:rsid w:val="0010639C"/>
    <w:rsid w:val="0010651F"/>
    <w:rsid w:val="0010663B"/>
    <w:rsid w:val="001066F6"/>
    <w:rsid w:val="0011266A"/>
    <w:rsid w:val="00114B7B"/>
    <w:rsid w:val="00124AEC"/>
    <w:rsid w:val="00125002"/>
    <w:rsid w:val="001312EF"/>
    <w:rsid w:val="00131707"/>
    <w:rsid w:val="00132EA0"/>
    <w:rsid w:val="00135C20"/>
    <w:rsid w:val="001365E2"/>
    <w:rsid w:val="00136CBB"/>
    <w:rsid w:val="001403B6"/>
    <w:rsid w:val="00144D39"/>
    <w:rsid w:val="001520E2"/>
    <w:rsid w:val="00157349"/>
    <w:rsid w:val="00157DCE"/>
    <w:rsid w:val="0016135A"/>
    <w:rsid w:val="0017166A"/>
    <w:rsid w:val="00174438"/>
    <w:rsid w:val="001779B1"/>
    <w:rsid w:val="00180937"/>
    <w:rsid w:val="00181775"/>
    <w:rsid w:val="00187955"/>
    <w:rsid w:val="001B10F2"/>
    <w:rsid w:val="001B37B2"/>
    <w:rsid w:val="001B47F8"/>
    <w:rsid w:val="001B6149"/>
    <w:rsid w:val="001C23C1"/>
    <w:rsid w:val="001C2517"/>
    <w:rsid w:val="001D4020"/>
    <w:rsid w:val="001D74D2"/>
    <w:rsid w:val="001E40DE"/>
    <w:rsid w:val="001E7C7E"/>
    <w:rsid w:val="001F1F22"/>
    <w:rsid w:val="001F3066"/>
    <w:rsid w:val="001F4472"/>
    <w:rsid w:val="001F5D03"/>
    <w:rsid w:val="002004C6"/>
    <w:rsid w:val="00200C8B"/>
    <w:rsid w:val="002049D9"/>
    <w:rsid w:val="002103EC"/>
    <w:rsid w:val="00212BD0"/>
    <w:rsid w:val="002158FF"/>
    <w:rsid w:val="0021702F"/>
    <w:rsid w:val="00217A75"/>
    <w:rsid w:val="002224C5"/>
    <w:rsid w:val="00225571"/>
    <w:rsid w:val="002258AA"/>
    <w:rsid w:val="002365C5"/>
    <w:rsid w:val="00247514"/>
    <w:rsid w:val="00251DFE"/>
    <w:rsid w:val="002649B7"/>
    <w:rsid w:val="0026520B"/>
    <w:rsid w:val="0027368B"/>
    <w:rsid w:val="00273A27"/>
    <w:rsid w:val="00273DD0"/>
    <w:rsid w:val="00283FE3"/>
    <w:rsid w:val="00284A07"/>
    <w:rsid w:val="002856BF"/>
    <w:rsid w:val="00285DCA"/>
    <w:rsid w:val="00286478"/>
    <w:rsid w:val="002937B2"/>
    <w:rsid w:val="00294623"/>
    <w:rsid w:val="002976E4"/>
    <w:rsid w:val="002A64D8"/>
    <w:rsid w:val="002B261B"/>
    <w:rsid w:val="002B2A9E"/>
    <w:rsid w:val="002B2C42"/>
    <w:rsid w:val="002C005F"/>
    <w:rsid w:val="002C26B6"/>
    <w:rsid w:val="002C3627"/>
    <w:rsid w:val="002C505D"/>
    <w:rsid w:val="002D299A"/>
    <w:rsid w:val="002E4030"/>
    <w:rsid w:val="002F2FB8"/>
    <w:rsid w:val="002F32FD"/>
    <w:rsid w:val="002F3D4F"/>
    <w:rsid w:val="002F519D"/>
    <w:rsid w:val="002F6960"/>
    <w:rsid w:val="003007AA"/>
    <w:rsid w:val="00302F53"/>
    <w:rsid w:val="003044DF"/>
    <w:rsid w:val="00313969"/>
    <w:rsid w:val="00320C03"/>
    <w:rsid w:val="003272A1"/>
    <w:rsid w:val="00351E6E"/>
    <w:rsid w:val="00352BB4"/>
    <w:rsid w:val="003540CF"/>
    <w:rsid w:val="00355245"/>
    <w:rsid w:val="0036064E"/>
    <w:rsid w:val="00364D02"/>
    <w:rsid w:val="003655CA"/>
    <w:rsid w:val="00367428"/>
    <w:rsid w:val="0037345B"/>
    <w:rsid w:val="00373487"/>
    <w:rsid w:val="0037597A"/>
    <w:rsid w:val="00377248"/>
    <w:rsid w:val="003818EF"/>
    <w:rsid w:val="00384B54"/>
    <w:rsid w:val="003862FE"/>
    <w:rsid w:val="00390AC7"/>
    <w:rsid w:val="003A50E7"/>
    <w:rsid w:val="003A7B19"/>
    <w:rsid w:val="003B0EF6"/>
    <w:rsid w:val="003B30FB"/>
    <w:rsid w:val="003B3D6F"/>
    <w:rsid w:val="003B506F"/>
    <w:rsid w:val="003C540E"/>
    <w:rsid w:val="003C580A"/>
    <w:rsid w:val="003D3736"/>
    <w:rsid w:val="003D5836"/>
    <w:rsid w:val="003E76B5"/>
    <w:rsid w:val="003F140C"/>
    <w:rsid w:val="003F4628"/>
    <w:rsid w:val="003F4D66"/>
    <w:rsid w:val="00401CD9"/>
    <w:rsid w:val="00401F9B"/>
    <w:rsid w:val="00403520"/>
    <w:rsid w:val="00410C86"/>
    <w:rsid w:val="004124F0"/>
    <w:rsid w:val="00413FD4"/>
    <w:rsid w:val="00415311"/>
    <w:rsid w:val="00420EA9"/>
    <w:rsid w:val="004307B5"/>
    <w:rsid w:val="00433C61"/>
    <w:rsid w:val="00443E4A"/>
    <w:rsid w:val="0044658F"/>
    <w:rsid w:val="00462612"/>
    <w:rsid w:val="004725D2"/>
    <w:rsid w:val="00473AAC"/>
    <w:rsid w:val="00480CEE"/>
    <w:rsid w:val="0048326B"/>
    <w:rsid w:val="004837B8"/>
    <w:rsid w:val="0048380A"/>
    <w:rsid w:val="0049188B"/>
    <w:rsid w:val="004A144F"/>
    <w:rsid w:val="004A405F"/>
    <w:rsid w:val="004A59EC"/>
    <w:rsid w:val="004A76EA"/>
    <w:rsid w:val="004A7EE0"/>
    <w:rsid w:val="004B09C6"/>
    <w:rsid w:val="004C0666"/>
    <w:rsid w:val="004C2C56"/>
    <w:rsid w:val="004C3145"/>
    <w:rsid w:val="004C4E88"/>
    <w:rsid w:val="004E0C30"/>
    <w:rsid w:val="004E1870"/>
    <w:rsid w:val="004E4BC5"/>
    <w:rsid w:val="004E4C2D"/>
    <w:rsid w:val="004E50A3"/>
    <w:rsid w:val="004F04E8"/>
    <w:rsid w:val="004F28AD"/>
    <w:rsid w:val="004F29F5"/>
    <w:rsid w:val="004F2CAD"/>
    <w:rsid w:val="004F3408"/>
    <w:rsid w:val="004F3CCA"/>
    <w:rsid w:val="004F65C7"/>
    <w:rsid w:val="00502CF8"/>
    <w:rsid w:val="005062F0"/>
    <w:rsid w:val="0050729E"/>
    <w:rsid w:val="005076DC"/>
    <w:rsid w:val="00511FD0"/>
    <w:rsid w:val="00512747"/>
    <w:rsid w:val="00522B03"/>
    <w:rsid w:val="00532AB0"/>
    <w:rsid w:val="00532ABA"/>
    <w:rsid w:val="005332E4"/>
    <w:rsid w:val="00542959"/>
    <w:rsid w:val="005477A9"/>
    <w:rsid w:val="00550B41"/>
    <w:rsid w:val="005516AB"/>
    <w:rsid w:val="005531F1"/>
    <w:rsid w:val="005561ED"/>
    <w:rsid w:val="0056176B"/>
    <w:rsid w:val="00563F3C"/>
    <w:rsid w:val="005943A4"/>
    <w:rsid w:val="005A5997"/>
    <w:rsid w:val="005A5A95"/>
    <w:rsid w:val="005A60BB"/>
    <w:rsid w:val="005A69F9"/>
    <w:rsid w:val="005B330B"/>
    <w:rsid w:val="005B7D70"/>
    <w:rsid w:val="005C3C5B"/>
    <w:rsid w:val="005C4E7E"/>
    <w:rsid w:val="005C5BA5"/>
    <w:rsid w:val="005D1739"/>
    <w:rsid w:val="005D35FD"/>
    <w:rsid w:val="005E622B"/>
    <w:rsid w:val="005F1C22"/>
    <w:rsid w:val="005F1D71"/>
    <w:rsid w:val="005F5ACC"/>
    <w:rsid w:val="005F69DA"/>
    <w:rsid w:val="005F6A81"/>
    <w:rsid w:val="00604D83"/>
    <w:rsid w:val="00611122"/>
    <w:rsid w:val="00611ADB"/>
    <w:rsid w:val="00613D3C"/>
    <w:rsid w:val="0062682C"/>
    <w:rsid w:val="00626D9D"/>
    <w:rsid w:val="00635960"/>
    <w:rsid w:val="0064443E"/>
    <w:rsid w:val="0064548E"/>
    <w:rsid w:val="00652D20"/>
    <w:rsid w:val="0066448E"/>
    <w:rsid w:val="0066675E"/>
    <w:rsid w:val="0067075C"/>
    <w:rsid w:val="00670FF4"/>
    <w:rsid w:val="006823CD"/>
    <w:rsid w:val="00691E4F"/>
    <w:rsid w:val="006A1511"/>
    <w:rsid w:val="006A2161"/>
    <w:rsid w:val="006B0CA7"/>
    <w:rsid w:val="006B55B6"/>
    <w:rsid w:val="006C2DAB"/>
    <w:rsid w:val="006D38E7"/>
    <w:rsid w:val="006F35B1"/>
    <w:rsid w:val="006F4054"/>
    <w:rsid w:val="006F4C88"/>
    <w:rsid w:val="007006BD"/>
    <w:rsid w:val="00702B58"/>
    <w:rsid w:val="00705689"/>
    <w:rsid w:val="00705E5C"/>
    <w:rsid w:val="0070731C"/>
    <w:rsid w:val="00711CEF"/>
    <w:rsid w:val="00714180"/>
    <w:rsid w:val="00717E5D"/>
    <w:rsid w:val="00722402"/>
    <w:rsid w:val="0073493F"/>
    <w:rsid w:val="007410CB"/>
    <w:rsid w:val="007420F1"/>
    <w:rsid w:val="00744044"/>
    <w:rsid w:val="00744120"/>
    <w:rsid w:val="007455EC"/>
    <w:rsid w:val="007464E3"/>
    <w:rsid w:val="0074653B"/>
    <w:rsid w:val="00757272"/>
    <w:rsid w:val="00760069"/>
    <w:rsid w:val="007607DD"/>
    <w:rsid w:val="00760E34"/>
    <w:rsid w:val="00762DE9"/>
    <w:rsid w:val="00764351"/>
    <w:rsid w:val="007664DA"/>
    <w:rsid w:val="00767A21"/>
    <w:rsid w:val="00770E4C"/>
    <w:rsid w:val="00781644"/>
    <w:rsid w:val="00781D8B"/>
    <w:rsid w:val="00782DEF"/>
    <w:rsid w:val="00792F89"/>
    <w:rsid w:val="007A2D19"/>
    <w:rsid w:val="007B284D"/>
    <w:rsid w:val="007B6AF4"/>
    <w:rsid w:val="007B6F8E"/>
    <w:rsid w:val="007B72D6"/>
    <w:rsid w:val="007C7BA9"/>
    <w:rsid w:val="007D2682"/>
    <w:rsid w:val="007D4670"/>
    <w:rsid w:val="007E12A3"/>
    <w:rsid w:val="007E3EBA"/>
    <w:rsid w:val="007E4083"/>
    <w:rsid w:val="007E5BAF"/>
    <w:rsid w:val="007E6A91"/>
    <w:rsid w:val="007F42BD"/>
    <w:rsid w:val="007F4787"/>
    <w:rsid w:val="007F5FC1"/>
    <w:rsid w:val="00812236"/>
    <w:rsid w:val="00823DB5"/>
    <w:rsid w:val="00823F57"/>
    <w:rsid w:val="008315AA"/>
    <w:rsid w:val="008400A0"/>
    <w:rsid w:val="008415D1"/>
    <w:rsid w:val="008431CE"/>
    <w:rsid w:val="0084766D"/>
    <w:rsid w:val="008527A3"/>
    <w:rsid w:val="00862A5F"/>
    <w:rsid w:val="00864182"/>
    <w:rsid w:val="00865217"/>
    <w:rsid w:val="008753E0"/>
    <w:rsid w:val="008855F9"/>
    <w:rsid w:val="0089014D"/>
    <w:rsid w:val="00894BFA"/>
    <w:rsid w:val="0089541D"/>
    <w:rsid w:val="008A17A6"/>
    <w:rsid w:val="008A25E7"/>
    <w:rsid w:val="008A46B3"/>
    <w:rsid w:val="008A4BAD"/>
    <w:rsid w:val="008A6079"/>
    <w:rsid w:val="008B0225"/>
    <w:rsid w:val="008B2FFD"/>
    <w:rsid w:val="008B7B99"/>
    <w:rsid w:val="008C2566"/>
    <w:rsid w:val="008C497D"/>
    <w:rsid w:val="008C790B"/>
    <w:rsid w:val="008D0C86"/>
    <w:rsid w:val="008D32FB"/>
    <w:rsid w:val="008E10DB"/>
    <w:rsid w:val="008E4F9C"/>
    <w:rsid w:val="008F14B3"/>
    <w:rsid w:val="008F3DF8"/>
    <w:rsid w:val="008F4501"/>
    <w:rsid w:val="00904EAB"/>
    <w:rsid w:val="0090559C"/>
    <w:rsid w:val="00911939"/>
    <w:rsid w:val="00912C6D"/>
    <w:rsid w:val="00920254"/>
    <w:rsid w:val="00922C5A"/>
    <w:rsid w:val="00924AA7"/>
    <w:rsid w:val="00925A17"/>
    <w:rsid w:val="0094179D"/>
    <w:rsid w:val="00941F6F"/>
    <w:rsid w:val="00943185"/>
    <w:rsid w:val="009434FD"/>
    <w:rsid w:val="009448DA"/>
    <w:rsid w:val="00945153"/>
    <w:rsid w:val="0095189F"/>
    <w:rsid w:val="00953BE6"/>
    <w:rsid w:val="009568E3"/>
    <w:rsid w:val="0096154B"/>
    <w:rsid w:val="009634E0"/>
    <w:rsid w:val="00967EF7"/>
    <w:rsid w:val="00970B5B"/>
    <w:rsid w:val="0097404B"/>
    <w:rsid w:val="009740F4"/>
    <w:rsid w:val="009773B4"/>
    <w:rsid w:val="00980C6F"/>
    <w:rsid w:val="009824C0"/>
    <w:rsid w:val="00982EFD"/>
    <w:rsid w:val="0099114A"/>
    <w:rsid w:val="00991C27"/>
    <w:rsid w:val="009A18EA"/>
    <w:rsid w:val="009A1D5D"/>
    <w:rsid w:val="009A38D9"/>
    <w:rsid w:val="009B0836"/>
    <w:rsid w:val="009B0903"/>
    <w:rsid w:val="009B0AD0"/>
    <w:rsid w:val="009C52FB"/>
    <w:rsid w:val="009C565A"/>
    <w:rsid w:val="009C6BB5"/>
    <w:rsid w:val="009D20AC"/>
    <w:rsid w:val="009D5A94"/>
    <w:rsid w:val="009E21D0"/>
    <w:rsid w:val="009E493F"/>
    <w:rsid w:val="009E6057"/>
    <w:rsid w:val="009E79F9"/>
    <w:rsid w:val="009F6716"/>
    <w:rsid w:val="00A007A3"/>
    <w:rsid w:val="00A036D1"/>
    <w:rsid w:val="00A06087"/>
    <w:rsid w:val="00A064D5"/>
    <w:rsid w:val="00A10863"/>
    <w:rsid w:val="00A177DC"/>
    <w:rsid w:val="00A20F26"/>
    <w:rsid w:val="00A4370C"/>
    <w:rsid w:val="00A52B7B"/>
    <w:rsid w:val="00A557BB"/>
    <w:rsid w:val="00A729E9"/>
    <w:rsid w:val="00A72BB8"/>
    <w:rsid w:val="00A765C2"/>
    <w:rsid w:val="00A8082E"/>
    <w:rsid w:val="00A80CF0"/>
    <w:rsid w:val="00A82870"/>
    <w:rsid w:val="00A853D4"/>
    <w:rsid w:val="00A93069"/>
    <w:rsid w:val="00A96451"/>
    <w:rsid w:val="00AA1605"/>
    <w:rsid w:val="00AA19CE"/>
    <w:rsid w:val="00AA4D60"/>
    <w:rsid w:val="00AB55C2"/>
    <w:rsid w:val="00AB5EBB"/>
    <w:rsid w:val="00AB7635"/>
    <w:rsid w:val="00AC5CB6"/>
    <w:rsid w:val="00AC62AE"/>
    <w:rsid w:val="00AC7224"/>
    <w:rsid w:val="00AC7B01"/>
    <w:rsid w:val="00AD07F6"/>
    <w:rsid w:val="00AD0AE8"/>
    <w:rsid w:val="00AD196B"/>
    <w:rsid w:val="00AE0EC1"/>
    <w:rsid w:val="00AF042D"/>
    <w:rsid w:val="00B01931"/>
    <w:rsid w:val="00B02D5D"/>
    <w:rsid w:val="00B07CF9"/>
    <w:rsid w:val="00B2073A"/>
    <w:rsid w:val="00B21CF8"/>
    <w:rsid w:val="00B25C85"/>
    <w:rsid w:val="00B32CC6"/>
    <w:rsid w:val="00B348B1"/>
    <w:rsid w:val="00B3728B"/>
    <w:rsid w:val="00B3757A"/>
    <w:rsid w:val="00B46F62"/>
    <w:rsid w:val="00B47A24"/>
    <w:rsid w:val="00B54FB8"/>
    <w:rsid w:val="00B61CDF"/>
    <w:rsid w:val="00B62016"/>
    <w:rsid w:val="00B64991"/>
    <w:rsid w:val="00B72831"/>
    <w:rsid w:val="00B7413F"/>
    <w:rsid w:val="00B76E13"/>
    <w:rsid w:val="00B80FA6"/>
    <w:rsid w:val="00B81090"/>
    <w:rsid w:val="00B842CA"/>
    <w:rsid w:val="00B86375"/>
    <w:rsid w:val="00B87528"/>
    <w:rsid w:val="00B8789C"/>
    <w:rsid w:val="00B91243"/>
    <w:rsid w:val="00B93A3F"/>
    <w:rsid w:val="00B96EAC"/>
    <w:rsid w:val="00BA01D9"/>
    <w:rsid w:val="00BA035B"/>
    <w:rsid w:val="00BA7590"/>
    <w:rsid w:val="00BB343F"/>
    <w:rsid w:val="00BB47A5"/>
    <w:rsid w:val="00BC124C"/>
    <w:rsid w:val="00BD03F9"/>
    <w:rsid w:val="00BD0E19"/>
    <w:rsid w:val="00BD188D"/>
    <w:rsid w:val="00BD3C5C"/>
    <w:rsid w:val="00BD72B5"/>
    <w:rsid w:val="00BE34F9"/>
    <w:rsid w:val="00BF0054"/>
    <w:rsid w:val="00BF28AB"/>
    <w:rsid w:val="00BF516D"/>
    <w:rsid w:val="00C04347"/>
    <w:rsid w:val="00C04451"/>
    <w:rsid w:val="00C1443D"/>
    <w:rsid w:val="00C25849"/>
    <w:rsid w:val="00C3592E"/>
    <w:rsid w:val="00C51ED7"/>
    <w:rsid w:val="00C53BA6"/>
    <w:rsid w:val="00C63E07"/>
    <w:rsid w:val="00C71824"/>
    <w:rsid w:val="00C75FE6"/>
    <w:rsid w:val="00C9026F"/>
    <w:rsid w:val="00C93149"/>
    <w:rsid w:val="00C94448"/>
    <w:rsid w:val="00C95527"/>
    <w:rsid w:val="00C96BDB"/>
    <w:rsid w:val="00CA110D"/>
    <w:rsid w:val="00CB2945"/>
    <w:rsid w:val="00CB4256"/>
    <w:rsid w:val="00CB6A76"/>
    <w:rsid w:val="00CB6FC0"/>
    <w:rsid w:val="00CC6EDB"/>
    <w:rsid w:val="00CD369B"/>
    <w:rsid w:val="00CD40D7"/>
    <w:rsid w:val="00CE070D"/>
    <w:rsid w:val="00CE1C63"/>
    <w:rsid w:val="00CE48F8"/>
    <w:rsid w:val="00CE5A17"/>
    <w:rsid w:val="00D1443E"/>
    <w:rsid w:val="00D2174A"/>
    <w:rsid w:val="00D22823"/>
    <w:rsid w:val="00D2342A"/>
    <w:rsid w:val="00D250F6"/>
    <w:rsid w:val="00D26769"/>
    <w:rsid w:val="00D310F0"/>
    <w:rsid w:val="00D31FBD"/>
    <w:rsid w:val="00D32D2A"/>
    <w:rsid w:val="00D36219"/>
    <w:rsid w:val="00D37026"/>
    <w:rsid w:val="00D467C0"/>
    <w:rsid w:val="00D52F3A"/>
    <w:rsid w:val="00D5354B"/>
    <w:rsid w:val="00D54913"/>
    <w:rsid w:val="00D5548F"/>
    <w:rsid w:val="00D62A1E"/>
    <w:rsid w:val="00D63DEE"/>
    <w:rsid w:val="00D64158"/>
    <w:rsid w:val="00D86005"/>
    <w:rsid w:val="00D86930"/>
    <w:rsid w:val="00D93059"/>
    <w:rsid w:val="00D955A2"/>
    <w:rsid w:val="00DA1936"/>
    <w:rsid w:val="00DA3F4F"/>
    <w:rsid w:val="00DA6CED"/>
    <w:rsid w:val="00DB102F"/>
    <w:rsid w:val="00DB386C"/>
    <w:rsid w:val="00DC2967"/>
    <w:rsid w:val="00DC2BAD"/>
    <w:rsid w:val="00DC4E70"/>
    <w:rsid w:val="00DD2553"/>
    <w:rsid w:val="00DD6430"/>
    <w:rsid w:val="00DD7B1E"/>
    <w:rsid w:val="00DE1320"/>
    <w:rsid w:val="00DF057E"/>
    <w:rsid w:val="00DF083E"/>
    <w:rsid w:val="00DF1FBC"/>
    <w:rsid w:val="00DF468E"/>
    <w:rsid w:val="00DF626C"/>
    <w:rsid w:val="00E0090B"/>
    <w:rsid w:val="00E00ADD"/>
    <w:rsid w:val="00E02F56"/>
    <w:rsid w:val="00E14638"/>
    <w:rsid w:val="00E149FE"/>
    <w:rsid w:val="00E17F90"/>
    <w:rsid w:val="00E21CD2"/>
    <w:rsid w:val="00E24060"/>
    <w:rsid w:val="00E2495D"/>
    <w:rsid w:val="00E26507"/>
    <w:rsid w:val="00E27AC1"/>
    <w:rsid w:val="00E3448E"/>
    <w:rsid w:val="00E364C2"/>
    <w:rsid w:val="00E430CB"/>
    <w:rsid w:val="00E44C8F"/>
    <w:rsid w:val="00E50AA5"/>
    <w:rsid w:val="00E51B13"/>
    <w:rsid w:val="00E54D6D"/>
    <w:rsid w:val="00E636B5"/>
    <w:rsid w:val="00E80120"/>
    <w:rsid w:val="00E80133"/>
    <w:rsid w:val="00E8126A"/>
    <w:rsid w:val="00E83570"/>
    <w:rsid w:val="00E87EC1"/>
    <w:rsid w:val="00E92841"/>
    <w:rsid w:val="00E938ED"/>
    <w:rsid w:val="00E95993"/>
    <w:rsid w:val="00EA0C62"/>
    <w:rsid w:val="00EA7330"/>
    <w:rsid w:val="00EA7BD5"/>
    <w:rsid w:val="00EB14BE"/>
    <w:rsid w:val="00EB6C14"/>
    <w:rsid w:val="00EC2EE7"/>
    <w:rsid w:val="00EC3974"/>
    <w:rsid w:val="00EC7505"/>
    <w:rsid w:val="00EC7885"/>
    <w:rsid w:val="00ED3824"/>
    <w:rsid w:val="00ED4718"/>
    <w:rsid w:val="00EF7EF6"/>
    <w:rsid w:val="00F0080B"/>
    <w:rsid w:val="00F07BBA"/>
    <w:rsid w:val="00F14974"/>
    <w:rsid w:val="00F149B9"/>
    <w:rsid w:val="00F30381"/>
    <w:rsid w:val="00F30E6B"/>
    <w:rsid w:val="00F31FF9"/>
    <w:rsid w:val="00F3571E"/>
    <w:rsid w:val="00F36B74"/>
    <w:rsid w:val="00F6429F"/>
    <w:rsid w:val="00F71B5E"/>
    <w:rsid w:val="00F7299E"/>
    <w:rsid w:val="00F853E9"/>
    <w:rsid w:val="00F85C73"/>
    <w:rsid w:val="00F94ED4"/>
    <w:rsid w:val="00F95ECB"/>
    <w:rsid w:val="00FA003C"/>
    <w:rsid w:val="00FA0248"/>
    <w:rsid w:val="00FA4A25"/>
    <w:rsid w:val="00FB2C16"/>
    <w:rsid w:val="00FB5BB0"/>
    <w:rsid w:val="00FC1F95"/>
    <w:rsid w:val="00FE0948"/>
    <w:rsid w:val="00FE1B89"/>
    <w:rsid w:val="00FE34A5"/>
    <w:rsid w:val="00FE4EC6"/>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3296"/>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baike.baidu.com/item/%E5%88%86%E5%B8%83%E5%BC%8F%E7%B3%BB%E7%BB%9F" TargetMode="External"/><Relationship Id="rId21" Type="http://schemas.openxmlformats.org/officeDocument/2006/relationships/hyperlink" Target="http://baike.baidu.com/item/%E5%81%A5%E5%A3%AE%E6%80%A7"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baike.baidu.com/item/%E6%A1%8C%E9%9D%A2%E5%BA%94%E7%94%A8%E7%A8%8B%E5%BA%8F"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image" Target="media/image13.emf"/><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yperlink" Target="http://baike.baidu.com/item/C%2B%2B" TargetMode="External"/><Relationship Id="rId14" Type="http://schemas.openxmlformats.org/officeDocument/2006/relationships/footer" Target="footer3.xml"/><Relationship Id="rId22" Type="http://schemas.openxmlformats.org/officeDocument/2006/relationships/hyperlink" Target="http://baike.baidu.com/item/%E5%AE%89%E5%85%A8%E6%80%A7" TargetMode="External"/><Relationship Id="rId27" Type="http://schemas.openxmlformats.org/officeDocument/2006/relationships/hyperlink" Target="http://baike.baidu.com/item/%E5%B5%8C%E5%85%A5%E5%BC%8F%E7%B3%BB%E7%BB%9F" TargetMode="External"/><Relationship Id="rId30" Type="http://schemas.openxmlformats.org/officeDocument/2006/relationships/hyperlink" Target="https://www.processon.com/view/link/5afa8fece4b07510694e0a36" TargetMode="External"/><Relationship Id="rId35" Type="http://schemas.openxmlformats.org/officeDocument/2006/relationships/image" Target="media/image8.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6.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baidu.com/item/Java/85979" TargetMode="External"/><Relationship Id="rId25" Type="http://schemas.openxmlformats.org/officeDocument/2006/relationships/hyperlink" Target="http://baike.baidu.com/item/Web%E5%BA%94%E7%94%A8%E7%A8%8B%E5%BA%8F" TargetMode="External"/><Relationship Id="rId33" Type="http://schemas.openxmlformats.org/officeDocument/2006/relationships/image" Target="media/image6.emf"/><Relationship Id="rId38" Type="http://schemas.openxmlformats.org/officeDocument/2006/relationships/image" Target="media/image11.emf"/><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eader" Target="header5.xml"/><Relationship Id="rId20" Type="http://schemas.openxmlformats.org/officeDocument/2006/relationships/hyperlink" Target="http://baike.baidu.com/item/%E5%88%86%E5%B8%83%E5%BC%8F/19276232"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item/%E5%A4%9A%E7%BA%BF%E7%A8%8B" TargetMode="External"/><Relationship Id="rId28" Type="http://schemas.openxmlformats.org/officeDocument/2006/relationships/image" Target="media/image2.png"/><Relationship Id="rId36" Type="http://schemas.openxmlformats.org/officeDocument/2006/relationships/image" Target="media/image9.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baike.baidu.com/item/%E9%9D%A2%E5%90%91%E5%AF%B9%E8%B1%A1" TargetMode="External"/><Relationship Id="rId39" Type="http://schemas.openxmlformats.org/officeDocument/2006/relationships/image" Target="media/image12.emf"/><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C9F344-083B-42CF-9B5D-32E2F20B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93</Pages>
  <Words>7414</Words>
  <Characters>42262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49577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226</cp:revision>
  <cp:lastPrinted>2013-12-06T05:53:00Z</cp:lastPrinted>
  <dcterms:created xsi:type="dcterms:W3CDTF">2018-05-09T07:57:00Z</dcterms:created>
  <dcterms:modified xsi:type="dcterms:W3CDTF">2018-05-15T07:53:00Z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